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3E8" w:rsidRDefault="009A53E8" w:rsidP="00502FBC">
      <w:pPr>
        <w:rPr>
          <w:b/>
        </w:rPr>
      </w:pPr>
      <w:r>
        <w:rPr>
          <w:b/>
        </w:rPr>
        <w:t xml:space="preserve">MCO/MBHP </w:t>
      </w:r>
      <w:del w:id="0" w:author="EOHHS" w:date="2018-05-02T10:11:00Z">
        <w:r w:rsidDel="000C7302">
          <w:rPr>
            <w:b/>
          </w:rPr>
          <w:delText>Penalty</w:delText>
        </w:r>
      </w:del>
      <w:ins w:id="1" w:author="EOHHS" w:date="2018-05-02T10:11:00Z">
        <w:r w:rsidR="000C7302">
          <w:rPr>
            <w:b/>
          </w:rPr>
          <w:t>Deduction</w:t>
        </w:r>
      </w:ins>
      <w:r>
        <w:rPr>
          <w:b/>
        </w:rPr>
        <w:t xml:space="preserve"> Encounter Data Scorecard</w:t>
      </w:r>
    </w:p>
    <w:p w:rsidR="006A46DE" w:rsidRDefault="006A46DE" w:rsidP="00502FBC">
      <w:r w:rsidRPr="009512C0">
        <w:rPr>
          <w:b/>
        </w:rPr>
        <w:t>Requestor:</w:t>
      </w:r>
      <w:r>
        <w:t xml:space="preserve"> Irving</w:t>
      </w:r>
      <w:r w:rsidR="00307EAB">
        <w:t xml:space="preserve"> Dominguez, Whitney Nimitpattana</w:t>
      </w:r>
    </w:p>
    <w:p w:rsidR="006A46DE" w:rsidRDefault="006A46DE" w:rsidP="00502FBC">
      <w:r w:rsidRPr="009512C0">
        <w:rPr>
          <w:b/>
        </w:rPr>
        <w:t>Requested completion date:</w:t>
      </w:r>
      <w:r>
        <w:t xml:space="preserve"> 4/13/18</w:t>
      </w:r>
    </w:p>
    <w:p w:rsidR="006A46DE" w:rsidRPr="009512C0" w:rsidRDefault="00307EAB" w:rsidP="00502FBC">
      <w:pPr>
        <w:rPr>
          <w:b/>
        </w:rPr>
      </w:pPr>
      <w:r w:rsidRPr="009512C0">
        <w:rPr>
          <w:b/>
        </w:rPr>
        <w:t xml:space="preserve">Version: </w:t>
      </w:r>
      <w:r w:rsidRPr="009512C0">
        <w:t>1.0</w:t>
      </w:r>
    </w:p>
    <w:p w:rsidR="00307EAB" w:rsidRPr="009512C0" w:rsidRDefault="00307EAB" w:rsidP="00502FBC">
      <w:pPr>
        <w:rPr>
          <w:b/>
        </w:rPr>
      </w:pPr>
      <w:r w:rsidRPr="009512C0">
        <w:rPr>
          <w:b/>
        </w:rPr>
        <w:t>Last updated:</w:t>
      </w:r>
      <w:r>
        <w:rPr>
          <w:b/>
        </w:rPr>
        <w:t xml:space="preserve"> </w:t>
      </w:r>
      <w:ins w:id="2" w:author="EOHHS" w:date="2018-05-02T10:11:00Z">
        <w:r w:rsidR="000C7302">
          <w:t>5</w:t>
        </w:r>
      </w:ins>
      <w:del w:id="3" w:author="EOHHS" w:date="2018-05-02T10:11:00Z">
        <w:r w:rsidDel="000C7302">
          <w:delText>4</w:delText>
        </w:r>
      </w:del>
      <w:r>
        <w:t>/</w:t>
      </w:r>
      <w:ins w:id="4" w:author="EOHHS" w:date="2018-05-17T16:57:00Z">
        <w:r w:rsidR="00615F0A">
          <w:t>17</w:t>
        </w:r>
      </w:ins>
      <w:del w:id="5" w:author="EOHHS" w:date="2018-05-02T10:11:00Z">
        <w:r w:rsidDel="000C7302">
          <w:delText>9</w:delText>
        </w:r>
      </w:del>
      <w:r>
        <w:t>/18</w:t>
      </w:r>
    </w:p>
    <w:p w:rsidR="00307EAB" w:rsidRDefault="00307EAB" w:rsidP="00502FBC"/>
    <w:bookmarkStart w:id="6" w:name="_MON_1585574612"/>
    <w:bookmarkEnd w:id="6"/>
    <w:p w:rsidR="009512C0" w:rsidRDefault="0039594D" w:rsidP="00502FBC">
      <w:del w:id="7" w:author="EOHHS" w:date="2018-04-26T16:02:00Z">
        <w:r w:rsidDel="0039594D">
          <w:object w:dxaOrig="2040" w:dyaOrig="13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02.05pt;height:65.75pt" o:ole="">
              <v:imagedata r:id="rId9" o:title=""/>
            </v:shape>
            <o:OLEObject Type="Embed" ProgID="Excel.Sheet.12" ShapeID="_x0000_i1025" DrawAspect="Icon" ObjectID="_1588086513" r:id="rId10"/>
          </w:object>
        </w:r>
      </w:del>
      <w:del w:id="8" w:author="EOHHS" w:date="2018-05-02T11:11:00Z">
        <w:r w:rsidR="00956B27" w:rsidDel="001D5432">
          <w:fldChar w:fldCharType="begin"/>
        </w:r>
        <w:r w:rsidR="00956B27" w:rsidDel="001D5432">
          <w:fldChar w:fldCharType="end"/>
        </w:r>
      </w:del>
      <w:bookmarkStart w:id="9" w:name="_MON_1586938322"/>
      <w:bookmarkEnd w:id="9"/>
      <w:del w:id="10" w:author="EOHHS" w:date="2018-05-04T14:46:00Z">
        <w:r w:rsidR="00034CBF" w:rsidDel="00CE4E78">
          <w:fldChar w:fldCharType="begin"/>
        </w:r>
        <w:r w:rsidR="00034CBF" w:rsidDel="00CE4E78">
          <w:fldChar w:fldCharType="end"/>
        </w:r>
      </w:del>
      <w:bookmarkStart w:id="11" w:name="_MON_1587391491"/>
      <w:bookmarkStart w:id="12" w:name="_MON_1588081668"/>
      <w:bookmarkStart w:id="13" w:name="_MON_1588083614"/>
      <w:bookmarkEnd w:id="11"/>
      <w:bookmarkEnd w:id="12"/>
      <w:bookmarkEnd w:id="13"/>
      <w:ins w:id="14" w:author="EOHHS" w:date="2018-05-09T17:18:00Z">
        <w:r w:rsidR="00EE0D79">
          <w:object w:dxaOrig="1551" w:dyaOrig="991">
            <v:shape id="_x0000_i1026" type="#_x0000_t75" style="width:77.65pt;height:49.45pt" o:ole="">
              <v:imagedata r:id="rId11" o:title=""/>
            </v:shape>
            <o:OLEObject Type="Embed" ProgID="Excel.Sheet.12" ShapeID="_x0000_i1026" DrawAspect="Icon" ObjectID="_1588086514" r:id="rId12"/>
          </w:object>
        </w:r>
      </w:ins>
      <w:del w:id="15" w:author="EOHHS" w:date="2018-05-09T17:18:00Z">
        <w:r w:rsidR="00CE4E78" w:rsidDel="00637177">
          <w:fldChar w:fldCharType="begin"/>
        </w:r>
        <w:r w:rsidR="00CE4E78" w:rsidDel="00637177">
          <w:fldChar w:fldCharType="end"/>
        </w:r>
      </w:del>
    </w:p>
    <w:p w:rsidR="009512C0" w:rsidRDefault="009512C0" w:rsidP="00502FBC"/>
    <w:p w:rsidR="006A46DE" w:rsidRDefault="006A46DE" w:rsidP="00502FBC">
      <w:r w:rsidRPr="009512C0">
        <w:rPr>
          <w:b/>
        </w:rPr>
        <w:t xml:space="preserve">Analysis time frame: </w:t>
      </w:r>
      <w:r w:rsidR="00307EAB">
        <w:t>12 months, for</w:t>
      </w:r>
      <w:r w:rsidR="00307EAB" w:rsidRPr="009512C0">
        <w:t xml:space="preserve"> </w:t>
      </w:r>
      <w:r w:rsidR="00307EAB">
        <w:t>d</w:t>
      </w:r>
      <w:r w:rsidR="00307EAB" w:rsidRPr="00307EAB">
        <w:t>ates of service</w:t>
      </w:r>
      <w:r w:rsidR="00307EAB" w:rsidRPr="009512C0">
        <w:t xml:space="preserve"> February 2017 through January 2018 inclusive</w:t>
      </w:r>
      <w:r w:rsidR="00307EAB">
        <w:t>.</w:t>
      </w:r>
      <w:r>
        <w:tab/>
      </w:r>
    </w:p>
    <w:p w:rsidR="006A46DE" w:rsidRDefault="006A46DE" w:rsidP="00502FBC">
      <w:r w:rsidRPr="009512C0">
        <w:rPr>
          <w:b/>
        </w:rPr>
        <w:t>Time unit:</w:t>
      </w:r>
      <w:r>
        <w:t xml:space="preserve"> </w:t>
      </w:r>
      <w:r w:rsidR="00307EAB">
        <w:t>M</w:t>
      </w:r>
      <w:r>
        <w:t>onthly</w:t>
      </w:r>
      <w:r w:rsidR="00F223B8">
        <w:t>.</w:t>
      </w:r>
    </w:p>
    <w:p w:rsidR="006A46DE" w:rsidRPr="009512C0" w:rsidRDefault="006A46DE" w:rsidP="00502FBC">
      <w:pPr>
        <w:rPr>
          <w:b/>
        </w:rPr>
      </w:pPr>
      <w:r w:rsidRPr="009512C0">
        <w:rPr>
          <w:b/>
        </w:rPr>
        <w:t>Plans included in analysis: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BMC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Fallon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HNE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NHP</w:t>
      </w:r>
      <w:bookmarkStart w:id="16" w:name="_GoBack"/>
      <w:bookmarkEnd w:id="16"/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Tufts/CHA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MBHP</w:t>
      </w:r>
    </w:p>
    <w:p w:rsidR="006A46DE" w:rsidRDefault="006A46DE" w:rsidP="00502FBC"/>
    <w:p w:rsidR="006A46DE" w:rsidRDefault="006A46DE" w:rsidP="00502FBC"/>
    <w:p w:rsidR="00F223B8" w:rsidRPr="00D44251" w:rsidRDefault="00B11007">
      <w:pPr>
        <w:pStyle w:val="ListParagraph"/>
        <w:numPr>
          <w:ilvl w:val="0"/>
          <w:numId w:val="15"/>
        </w:numPr>
        <w:rPr>
          <w:b/>
          <w:rPrChange w:id="17" w:author="EOHHS" w:date="2018-05-02T10:46:00Z">
            <w:rPr/>
          </w:rPrChange>
        </w:rPr>
        <w:pPrChange w:id="18" w:author="EOHHS" w:date="2018-05-02T10:46:00Z">
          <w:pPr/>
        </w:pPrChange>
      </w:pPr>
      <w:r w:rsidRPr="00D44251">
        <w:rPr>
          <w:b/>
          <w:rPrChange w:id="19" w:author="EOHHS" w:date="2018-05-02T10:46:00Z">
            <w:rPr/>
          </w:rPrChange>
        </w:rPr>
        <w:t>BACKGROUND</w:t>
      </w:r>
    </w:p>
    <w:p w:rsidR="00502FBC" w:rsidDel="0042128E" w:rsidRDefault="00502FBC" w:rsidP="00502FBC">
      <w:pPr>
        <w:rPr>
          <w:del w:id="20" w:author="EOHHS" w:date="2018-05-02T10:32:00Z"/>
        </w:rPr>
      </w:pPr>
      <w:r>
        <w:t xml:space="preserve">The objective of the </w:t>
      </w:r>
      <w:r>
        <w:rPr>
          <w:b/>
        </w:rPr>
        <w:t xml:space="preserve">MCO/MBHP </w:t>
      </w:r>
      <w:del w:id="21" w:author="EOHHS" w:date="2018-05-02T10:11:00Z">
        <w:r w:rsidDel="000C7302">
          <w:rPr>
            <w:b/>
          </w:rPr>
          <w:delText>Penalty</w:delText>
        </w:r>
      </w:del>
      <w:ins w:id="22" w:author="EOHHS" w:date="2018-05-02T10:11:00Z">
        <w:r w:rsidR="000C7302">
          <w:rPr>
            <w:b/>
          </w:rPr>
          <w:t>Deduction</w:t>
        </w:r>
      </w:ins>
      <w:r>
        <w:rPr>
          <w:b/>
        </w:rPr>
        <w:t xml:space="preserve"> Encounter Data Scorecard</w:t>
      </w:r>
      <w:r>
        <w:t xml:space="preserve"> is to initialize a process where </w:t>
      </w:r>
      <w:proofErr w:type="spellStart"/>
      <w:r>
        <w:t>MassHealth</w:t>
      </w:r>
      <w:proofErr w:type="spellEnd"/>
      <w:r>
        <w:t xml:space="preserve"> provides regular feedback to MCOs and MBHP regarding the quality of encounter data submitted. Building upon work completed for the incentive program scorecard and SCO/OneCare scorecard, the </w:t>
      </w:r>
      <w:r w:rsidRPr="00502FBC">
        <w:t xml:space="preserve">MCO/MBHP </w:t>
      </w:r>
      <w:del w:id="23" w:author="EOHHS" w:date="2018-05-02T10:11:00Z">
        <w:r w:rsidDel="000C7302">
          <w:delText>p</w:delText>
        </w:r>
        <w:r w:rsidRPr="00502FBC" w:rsidDel="000C7302">
          <w:delText>enalty</w:delText>
        </w:r>
      </w:del>
      <w:ins w:id="24" w:author="EOHHS" w:date="2018-05-02T10:11:00Z">
        <w:r w:rsidR="000C7302">
          <w:t>deduction</w:t>
        </w:r>
      </w:ins>
      <w:r w:rsidRPr="00502FBC">
        <w:t xml:space="preserve"> </w:t>
      </w:r>
      <w:r>
        <w:t>s</w:t>
      </w:r>
      <w:r w:rsidRPr="00502FBC">
        <w:t>corecard</w:t>
      </w:r>
      <w:r>
        <w:t xml:space="preserve"> will be generated once a month and shared with 5 MCOs/MBHP. </w:t>
      </w:r>
    </w:p>
    <w:p w:rsidR="00502FBC" w:rsidRDefault="00502FBC" w:rsidP="00502FBC"/>
    <w:p w:rsidR="00502FBC" w:rsidRDefault="00502FBC" w:rsidP="00502FBC">
      <w:r>
        <w:t xml:space="preserve">Approximately 50 benchmarks will indicate whether plans are meeting </w:t>
      </w:r>
      <w:proofErr w:type="spellStart"/>
      <w:r>
        <w:t>MassHealth</w:t>
      </w:r>
      <w:proofErr w:type="spellEnd"/>
      <w:r>
        <w:t xml:space="preserve"> expectations amongst categories of timeliness, completeness, and accuracy. Scorecards will provide updated benchmark status on the latest 4 months of service for encounter data (ex., </w:t>
      </w:r>
      <w:del w:id="25" w:author="EOHHS" w:date="2018-05-17T18:18:00Z">
        <w:r w:rsidR="007B3C2F" w:rsidDel="00EE0D79">
          <w:delText>Sept</w:delText>
        </w:r>
      </w:del>
      <w:ins w:id="26" w:author="EOHHS" w:date="2018-05-17T18:18:00Z">
        <w:r w:rsidR="00EE0D79">
          <w:t>August</w:t>
        </w:r>
      </w:ins>
      <w:r w:rsidR="007B3C2F">
        <w:t>.</w:t>
      </w:r>
      <w:r>
        <w:t xml:space="preserve"> 2018 scorecard will</w:t>
      </w:r>
      <w:r w:rsidR="007B3C2F">
        <w:t xml:space="preserve"> provide feedback for months of service for </w:t>
      </w:r>
      <w:del w:id="27" w:author="EOHHS" w:date="2018-05-17T18:18:00Z">
        <w:r w:rsidR="007B3C2F" w:rsidDel="00EE0D79">
          <w:delText xml:space="preserve">April </w:delText>
        </w:r>
      </w:del>
      <w:ins w:id="28" w:author="EOHHS" w:date="2018-05-17T18:18:00Z">
        <w:r w:rsidR="00EE0D79">
          <w:t>March</w:t>
        </w:r>
        <w:r w:rsidR="00EE0D79">
          <w:t xml:space="preserve"> </w:t>
        </w:r>
      </w:ins>
      <w:r w:rsidR="007B3C2F">
        <w:t>– Ju</w:t>
      </w:r>
      <w:ins w:id="29" w:author="EOHHS" w:date="2018-05-17T18:18:00Z">
        <w:r w:rsidR="00EE0D79">
          <w:t>ne</w:t>
        </w:r>
      </w:ins>
      <w:del w:id="30" w:author="EOHHS" w:date="2018-05-17T18:18:00Z">
        <w:r w:rsidR="007B3C2F" w:rsidDel="00EE0D79">
          <w:delText>ly</w:delText>
        </w:r>
      </w:del>
      <w:r w:rsidR="007B3C2F">
        <w:t xml:space="preserve"> 2018, for data submitted in </w:t>
      </w:r>
      <w:del w:id="31" w:author="EOHHS" w:date="2018-05-17T18:18:00Z">
        <w:r w:rsidR="007B3C2F" w:rsidDel="00EE0D79">
          <w:delText xml:space="preserve">August </w:delText>
        </w:r>
      </w:del>
      <w:ins w:id="32" w:author="EOHHS" w:date="2018-05-17T18:18:00Z">
        <w:r w:rsidR="00EE0D79">
          <w:t>July</w:t>
        </w:r>
        <w:r w:rsidR="00EE0D79">
          <w:t xml:space="preserve"> </w:t>
        </w:r>
      </w:ins>
      <w:r w:rsidR="007B3C2F">
        <w:t>2018).</w:t>
      </w:r>
      <w:r>
        <w:t xml:space="preserve">  Plans will have 3 months to submit corrected encounter </w:t>
      </w:r>
      <w:r w:rsidR="007B3C2F">
        <w:t>data or</w:t>
      </w:r>
      <w:r>
        <w:t xml:space="preserve"> </w:t>
      </w:r>
      <w:del w:id="33" w:author="EOHHS" w:date="2018-05-17T18:19:00Z">
        <w:r w:rsidDel="00EE0D79">
          <w:delText xml:space="preserve">will be imposed a </w:delText>
        </w:r>
      </w:del>
      <w:del w:id="34" w:author="EOHHS" w:date="2018-05-02T10:11:00Z">
        <w:r w:rsidDel="000C7302">
          <w:delText>penalty</w:delText>
        </w:r>
      </w:del>
      <w:del w:id="35" w:author="EOHHS" w:date="2018-05-17T18:19:00Z">
        <w:r w:rsidDel="00EE0D79">
          <w:delText xml:space="preserve"> </w:delText>
        </w:r>
      </w:del>
      <w:ins w:id="36" w:author="EOHHS" w:date="2018-05-17T18:19:00Z">
        <w:r w:rsidR="00EE0D79">
          <w:t xml:space="preserve">else a deduction will be assessed </w:t>
        </w:r>
      </w:ins>
      <w:r>
        <w:t xml:space="preserve">based on missed benchmarks (up to 2% of monthly capitation payment). </w:t>
      </w:r>
      <w:ins w:id="37" w:author="EOHHS" w:date="2018-05-02T10:25:00Z">
        <w:r w:rsidR="00473BFF">
          <w:t xml:space="preserve">Upon correction of data, plans will be able to recoup their deductions. Deductions will be assessed on a semi-annual basis and capitations will be returned on a quarterly basis. </w:t>
        </w:r>
      </w:ins>
      <w:ins w:id="38" w:author="EOHHS" w:date="2018-05-02T10:33:00Z">
        <w:r w:rsidR="0042128E">
          <w:t xml:space="preserve">Note that MBHP will not be included in the deduction/recoupment process; however, we </w:t>
        </w:r>
      </w:ins>
      <w:ins w:id="39" w:author="EOHHS" w:date="2018-05-02T10:34:00Z">
        <w:r w:rsidR="001D0769">
          <w:t xml:space="preserve">will collect MBHP encounter data </w:t>
        </w:r>
      </w:ins>
      <w:ins w:id="40" w:author="EOHHS" w:date="2018-05-04T11:09:00Z">
        <w:r w:rsidR="00BA5122">
          <w:t xml:space="preserve">performance </w:t>
        </w:r>
      </w:ins>
      <w:ins w:id="41" w:author="EOHHS" w:date="2018-05-02T10:34:00Z">
        <w:r w:rsidR="001D0769">
          <w:t xml:space="preserve">for informational purposes. </w:t>
        </w:r>
      </w:ins>
    </w:p>
    <w:p w:rsidR="00B11007" w:rsidRDefault="00B11007" w:rsidP="00502FBC"/>
    <w:p w:rsidR="00B11007" w:rsidRPr="009512C0" w:rsidRDefault="00B11007" w:rsidP="00B11007">
      <w:r w:rsidRPr="009512C0">
        <w:t xml:space="preserve">Scorecard includes the following sections: </w:t>
      </w:r>
      <w:r w:rsidR="00F223B8" w:rsidRPr="009512C0">
        <w:rPr>
          <w:i/>
        </w:rPr>
        <w:t>completeness</w:t>
      </w:r>
      <w:r w:rsidRPr="009512C0">
        <w:rPr>
          <w:i/>
        </w:rPr>
        <w:t xml:space="preserve">, </w:t>
      </w:r>
      <w:r w:rsidR="00F223B8" w:rsidRPr="009512C0">
        <w:rPr>
          <w:i/>
        </w:rPr>
        <w:t>accuracy</w:t>
      </w:r>
      <w:r w:rsidRPr="009512C0">
        <w:rPr>
          <w:i/>
        </w:rPr>
        <w:t xml:space="preserve">, </w:t>
      </w:r>
      <w:r w:rsidR="00F223B8" w:rsidRPr="009512C0">
        <w:rPr>
          <w:i/>
        </w:rPr>
        <w:t>timeliness</w:t>
      </w:r>
      <w:r w:rsidRPr="009512C0">
        <w:t xml:space="preserve">.  For now, we can ignore </w:t>
      </w:r>
      <w:r w:rsidR="00F223B8" w:rsidRPr="009512C0">
        <w:t>the</w:t>
      </w:r>
      <w:r w:rsidR="00F223B8">
        <w:t xml:space="preserve"> a</w:t>
      </w:r>
      <w:r w:rsidRPr="009512C0">
        <w:t xml:space="preserve">ccuracy tab. We will define measures here for future inclusion. For timeliness benchmarks, PCDI will populate these metrics using existing reports. This will be handled outside of this request. </w:t>
      </w:r>
    </w:p>
    <w:p w:rsidR="00B11007" w:rsidRDefault="00B11007" w:rsidP="00B11007">
      <w:pPr>
        <w:rPr>
          <w:b/>
        </w:rPr>
      </w:pPr>
    </w:p>
    <w:p w:rsidR="00B11007" w:rsidRPr="009512C0" w:rsidRDefault="00B11007" w:rsidP="00B11007">
      <w:pPr>
        <w:rPr>
          <w:b/>
        </w:rPr>
      </w:pPr>
      <w:r w:rsidRPr="009512C0">
        <w:rPr>
          <w:b/>
        </w:rPr>
        <w:t>Implementation Timeline:</w:t>
      </w:r>
      <w:r>
        <w:rPr>
          <w:b/>
        </w:rPr>
        <w:t xml:space="preserve"> </w:t>
      </w:r>
      <w:r>
        <w:t xml:space="preserve">PCDI is targeting to preview the scorecard with plan (with baseline data) in </w:t>
      </w:r>
      <w:del w:id="42" w:author="EOHHS" w:date="2018-05-02T10:26:00Z">
        <w:r w:rsidDel="00473BFF">
          <w:delText xml:space="preserve">late April </w:delText>
        </w:r>
      </w:del>
      <w:ins w:id="43" w:author="EOHHS" w:date="2018-05-17T16:58:00Z">
        <w:r w:rsidR="003753CA">
          <w:t>late</w:t>
        </w:r>
      </w:ins>
      <w:ins w:id="44" w:author="EOHHS" w:date="2018-05-02T10:26:00Z">
        <w:r w:rsidR="00473BFF">
          <w:t xml:space="preserve"> May </w:t>
        </w:r>
      </w:ins>
      <w:r>
        <w:t xml:space="preserve">2018, followed by full implementation in </w:t>
      </w:r>
      <w:ins w:id="45" w:author="EOHHS" w:date="2018-05-17T16:58:00Z">
        <w:r w:rsidR="003753CA">
          <w:t xml:space="preserve">August </w:t>
        </w:r>
      </w:ins>
      <w:del w:id="46" w:author="EOHHS" w:date="2018-05-17T16:58:00Z">
        <w:r w:rsidDel="003753CA">
          <w:delText xml:space="preserve">May </w:delText>
        </w:r>
      </w:del>
      <w:r>
        <w:t xml:space="preserve">2018. </w:t>
      </w:r>
    </w:p>
    <w:p w:rsidR="00DF1D72" w:rsidRDefault="00DF1D72" w:rsidP="00502FBC"/>
    <w:p w:rsidR="00502FBC" w:rsidRDefault="00502FBC" w:rsidP="00502FBC"/>
    <w:p w:rsidR="00B11007" w:rsidRPr="00D44251" w:rsidRDefault="00B11007">
      <w:pPr>
        <w:pStyle w:val="ListParagraph"/>
        <w:numPr>
          <w:ilvl w:val="0"/>
          <w:numId w:val="15"/>
        </w:numPr>
        <w:rPr>
          <w:b/>
          <w:rPrChange w:id="47" w:author="EOHHS" w:date="2018-05-02T10:47:00Z">
            <w:rPr/>
          </w:rPrChange>
        </w:rPr>
        <w:pPrChange w:id="48" w:author="EOHHS" w:date="2018-05-02T10:47:00Z">
          <w:pPr/>
        </w:pPrChange>
      </w:pPr>
      <w:r w:rsidRPr="00D44251">
        <w:rPr>
          <w:b/>
          <w:rPrChange w:id="49" w:author="EOHHS" w:date="2018-05-02T10:47:00Z">
            <w:rPr/>
          </w:rPrChange>
        </w:rPr>
        <w:t xml:space="preserve">BASELINE REPORT </w:t>
      </w:r>
      <w:r w:rsidR="009A53E8" w:rsidRPr="00D44251">
        <w:rPr>
          <w:b/>
          <w:rPrChange w:id="50" w:author="EOHHS" w:date="2018-05-02T10:47:00Z">
            <w:rPr/>
          </w:rPrChange>
        </w:rPr>
        <w:t>(</w:t>
      </w:r>
      <w:del w:id="51" w:author="EOHHS" w:date="2018-05-02T10:26:00Z">
        <w:r w:rsidR="009A53E8" w:rsidRPr="00D44251" w:rsidDel="00473BFF">
          <w:rPr>
            <w:b/>
            <w:rPrChange w:id="52" w:author="EOHHS" w:date="2018-05-02T10:47:00Z">
              <w:rPr/>
            </w:rPrChange>
          </w:rPr>
          <w:delText xml:space="preserve">April </w:delText>
        </w:r>
      </w:del>
      <w:ins w:id="53" w:author="EOHHS" w:date="2018-05-02T10:26:00Z">
        <w:r w:rsidR="00473BFF" w:rsidRPr="00D44251">
          <w:rPr>
            <w:b/>
            <w:rPrChange w:id="54" w:author="EOHHS" w:date="2018-05-02T10:47:00Z">
              <w:rPr/>
            </w:rPrChange>
          </w:rPr>
          <w:t xml:space="preserve">May </w:t>
        </w:r>
      </w:ins>
      <w:r w:rsidR="009A53E8" w:rsidRPr="00D44251">
        <w:rPr>
          <w:b/>
          <w:rPrChange w:id="55" w:author="EOHHS" w:date="2018-05-02T10:47:00Z">
            <w:rPr/>
          </w:rPrChange>
        </w:rPr>
        <w:t>2018 baseline scorecard)</w:t>
      </w:r>
    </w:p>
    <w:p w:rsidR="00FB34FE" w:rsidRPr="00D44251" w:rsidRDefault="006A46DE">
      <w:pPr>
        <w:pStyle w:val="ListParagraph"/>
        <w:numPr>
          <w:ilvl w:val="0"/>
          <w:numId w:val="16"/>
        </w:numPr>
        <w:rPr>
          <w:b/>
          <w:i/>
          <w:rPrChange w:id="56" w:author="EOHHS" w:date="2018-05-02T10:49:00Z">
            <w:rPr>
              <w:i/>
            </w:rPr>
          </w:rPrChange>
        </w:rPr>
        <w:pPrChange w:id="57" w:author="EOHHS" w:date="2018-05-02T10:49:00Z">
          <w:pPr/>
        </w:pPrChange>
      </w:pPr>
      <w:del w:id="58" w:author="EOHHS" w:date="2018-05-02T10:49:00Z">
        <w:r w:rsidRPr="00D44251" w:rsidDel="00D44251">
          <w:rPr>
            <w:b/>
            <w:rPrChange w:id="59" w:author="EOHHS" w:date="2018-05-02T10:49:00Z">
              <w:rPr/>
            </w:rPrChange>
          </w:rPr>
          <w:delText xml:space="preserve">A. </w:delText>
        </w:r>
      </w:del>
      <w:r w:rsidRPr="00D44251">
        <w:rPr>
          <w:b/>
          <w:rPrChange w:id="60" w:author="EOHHS" w:date="2018-05-02T10:49:00Z">
            <w:rPr/>
          </w:rPrChange>
        </w:rPr>
        <w:t>Completion Rates</w:t>
      </w:r>
      <w:r w:rsidR="003A163A" w:rsidRPr="00D44251">
        <w:rPr>
          <w:b/>
          <w:rPrChange w:id="61" w:author="EOHHS" w:date="2018-05-02T10:49:00Z">
            <w:rPr/>
          </w:rPrChange>
        </w:rPr>
        <w:t xml:space="preserve"> </w:t>
      </w:r>
      <w:r w:rsidR="00FB34FE" w:rsidRPr="00D44251">
        <w:rPr>
          <w:b/>
          <w:rPrChange w:id="62" w:author="EOHHS" w:date="2018-05-02T10:49:00Z">
            <w:rPr/>
          </w:rPrChange>
        </w:rPr>
        <w:t xml:space="preserve">- </w:t>
      </w:r>
      <w:r w:rsidR="00FB34FE" w:rsidRPr="00D44251">
        <w:rPr>
          <w:b/>
          <w:i/>
          <w:rPrChange w:id="63" w:author="EOHHS" w:date="2018-05-02T10:49:00Z">
            <w:rPr>
              <w:i/>
            </w:rPr>
          </w:rPrChange>
        </w:rPr>
        <w:t>Request</w:t>
      </w:r>
      <w:r w:rsidR="00FB34FE" w:rsidRPr="00D44251" w:rsidDel="00FB34FE">
        <w:rPr>
          <w:b/>
          <w:i/>
          <w:rPrChange w:id="64" w:author="EOHHS" w:date="2018-05-02T10:49:00Z">
            <w:rPr>
              <w:i/>
            </w:rPr>
          </w:rPrChange>
        </w:rPr>
        <w:t xml:space="preserve"> </w:t>
      </w:r>
    </w:p>
    <w:p w:rsidR="00502FBC" w:rsidRDefault="00502FBC" w:rsidP="00FB34FE">
      <w:r>
        <w:lastRenderedPageBreak/>
        <w:t xml:space="preserve">We </w:t>
      </w:r>
      <w:r w:rsidR="006A46DE">
        <w:t xml:space="preserve">are requesting </w:t>
      </w:r>
      <w:r>
        <w:t xml:space="preserve">the DW Analytics team to build a query that calculates </w:t>
      </w:r>
      <w:r w:rsidR="006A46DE">
        <w:t xml:space="preserve">completion percentages for </w:t>
      </w:r>
      <w:del w:id="65" w:author="EOHHS" w:date="2018-05-02T10:36:00Z">
        <w:r w:rsidR="00A05439" w:rsidDel="00956B27">
          <w:delText xml:space="preserve"> </w:delText>
        </w:r>
      </w:del>
      <w:r w:rsidR="00A05439">
        <w:t xml:space="preserve">approximately </w:t>
      </w:r>
      <w:del w:id="66" w:author="EOHHS" w:date="2018-04-23T13:00:00Z">
        <w:r w:rsidR="00BD7341" w:rsidDel="00AC688E">
          <w:delText>47</w:delText>
        </w:r>
        <w:r w:rsidR="00A05439" w:rsidDel="00AC688E">
          <w:delText xml:space="preserve"> </w:delText>
        </w:r>
      </w:del>
      <w:ins w:id="67" w:author="EOHHS" w:date="2018-05-02T10:36:00Z">
        <w:r w:rsidR="00956B27">
          <w:t>53</w:t>
        </w:r>
      </w:ins>
      <w:ins w:id="68" w:author="EOHHS" w:date="2018-04-23T13:00:00Z">
        <w:r w:rsidR="00AC688E">
          <w:t xml:space="preserve"> </w:t>
        </w:r>
      </w:ins>
      <w:r w:rsidR="00A05439">
        <w:t xml:space="preserve">benchmarks. </w:t>
      </w:r>
      <w:r w:rsidR="00A05439" w:rsidRPr="009512C0">
        <w:t xml:space="preserve">The measures are listed in the </w:t>
      </w:r>
      <w:r w:rsidR="00BD7341">
        <w:t>“</w:t>
      </w:r>
      <w:r w:rsidR="00BD7341" w:rsidRPr="009512C0">
        <w:rPr>
          <w:i/>
        </w:rPr>
        <w:t>analysis values</w:t>
      </w:r>
      <w:r w:rsidR="00BD7341">
        <w:rPr>
          <w:i/>
        </w:rPr>
        <w:t>”</w:t>
      </w:r>
      <w:r w:rsidR="00BD7341" w:rsidRPr="009512C0" w:rsidDel="00BD7341">
        <w:rPr>
          <w:i/>
        </w:rPr>
        <w:t xml:space="preserve"> </w:t>
      </w:r>
      <w:r w:rsidR="00A05439" w:rsidRPr="009512C0">
        <w:t>tab of “</w:t>
      </w:r>
      <w:r w:rsidR="00BD7341" w:rsidRPr="009512C0">
        <w:t>Encounter Data Scorecard measurements and outputs_201804</w:t>
      </w:r>
      <w:ins w:id="69" w:author="EOHHS" w:date="2018-05-02T10:36:00Z">
        <w:r w:rsidR="00956B27">
          <w:t>26</w:t>
        </w:r>
      </w:ins>
      <w:del w:id="70" w:author="EOHHS" w:date="2018-05-02T10:36:00Z">
        <w:r w:rsidR="00BD7341" w:rsidRPr="009512C0" w:rsidDel="00956B27">
          <w:delText>09</w:delText>
        </w:r>
      </w:del>
      <w:r w:rsidR="00BD7341" w:rsidRPr="009512C0">
        <w:t>.xlsx</w:t>
      </w:r>
      <w:r w:rsidR="00A05439" w:rsidRPr="009512C0">
        <w:t xml:space="preserve">”. Of the </w:t>
      </w:r>
      <w:ins w:id="71" w:author="EOHHS" w:date="2018-04-26T16:03:00Z">
        <w:r w:rsidR="0039594D">
          <w:t>53</w:t>
        </w:r>
      </w:ins>
      <w:del w:id="72" w:author="EOHHS" w:date="2018-04-26T16:03:00Z">
        <w:r w:rsidR="00BD7341" w:rsidRPr="009512C0" w:rsidDel="0039594D">
          <w:delText>47</w:delText>
        </w:r>
      </w:del>
      <w:r w:rsidR="00A05439" w:rsidRPr="009512C0">
        <w:t xml:space="preserve"> benchmarks:</w:t>
      </w:r>
    </w:p>
    <w:p w:rsidR="00A05439" w:rsidRDefault="00A05439" w:rsidP="00BD7341">
      <w:pPr>
        <w:pStyle w:val="ListParagraph"/>
        <w:numPr>
          <w:ilvl w:val="0"/>
          <w:numId w:val="11"/>
        </w:numPr>
      </w:pPr>
      <w:r>
        <w:t>35 are sourced from the incentive program scorecard</w:t>
      </w:r>
      <w:r w:rsidR="00F223B8">
        <w:t>. See Source = “</w:t>
      </w:r>
      <w:r w:rsidR="00BD7341" w:rsidRPr="00BD7341">
        <w:t>Old MCO</w:t>
      </w:r>
      <w:ins w:id="73" w:author="EOHHS" w:date="2018-05-04T11:20:00Z">
        <w:r w:rsidR="00EF682F">
          <w:t xml:space="preserve">”. </w:t>
        </w:r>
      </w:ins>
      <w:del w:id="74" w:author="EOHHS" w:date="2018-05-04T11:20:00Z">
        <w:r w:rsidR="00F223B8" w:rsidDel="00EF682F">
          <w:delText>”.</w:delText>
        </w:r>
        <w:r w:rsidDel="00D25754">
          <w:delText xml:space="preserve"> </w:delText>
        </w:r>
      </w:del>
      <w:ins w:id="75" w:author="EOHHS" w:date="2018-05-04T11:19:00Z">
        <w:r w:rsidR="00BA5122">
          <w:t xml:space="preserve">Baseline </w:t>
        </w:r>
      </w:ins>
      <w:ins w:id="76" w:author="EOHHS" w:date="2018-05-04T11:20:00Z">
        <w:r w:rsidR="00BA5122">
          <w:t>report requested on 4/9/2018 and delivered on 4/13/2018.</w:t>
        </w:r>
      </w:ins>
    </w:p>
    <w:p w:rsidR="00A05439" w:rsidRDefault="00A05439" w:rsidP="00C5443F">
      <w:pPr>
        <w:pStyle w:val="ListParagraph"/>
        <w:numPr>
          <w:ilvl w:val="0"/>
          <w:numId w:val="11"/>
        </w:numPr>
      </w:pPr>
      <w:r>
        <w:t xml:space="preserve">7 are sourced from the SCO/OneCare scorecard. </w:t>
      </w:r>
      <w:r w:rsidR="001825AE">
        <w:t xml:space="preserve">See Source = “SCO”. </w:t>
      </w:r>
      <w:ins w:id="77" w:author="EOHHS" w:date="2018-05-04T11:20:00Z">
        <w:r w:rsidR="00D25754">
          <w:t>Baseline report requested on 4/9/2018 and delivered on 4/13/2018.</w:t>
        </w:r>
      </w:ins>
    </w:p>
    <w:p w:rsidR="00AC688E" w:rsidRDefault="00A05439" w:rsidP="00943BD6">
      <w:pPr>
        <w:pStyle w:val="ListParagraph"/>
        <w:numPr>
          <w:ilvl w:val="0"/>
          <w:numId w:val="11"/>
        </w:numPr>
        <w:rPr>
          <w:ins w:id="78" w:author="EOHHS" w:date="2018-04-23T12:56:00Z"/>
        </w:rPr>
      </w:pPr>
      <w:del w:id="79" w:author="EOHHS" w:date="2018-04-23T12:56:00Z">
        <w:r w:rsidDel="00AC688E">
          <w:delText xml:space="preserve">The </w:delText>
        </w:r>
        <w:r w:rsidR="001825AE" w:rsidDel="00AC688E">
          <w:delText xml:space="preserve">remaining measures are </w:delText>
        </w:r>
        <w:r w:rsidDel="00AC688E">
          <w:delText>new benchmarks</w:delText>
        </w:r>
      </w:del>
      <w:ins w:id="80" w:author="EOHHS" w:date="2018-04-23T12:56:00Z">
        <w:r w:rsidR="00AC688E">
          <w:t>5 are new additions</w:t>
        </w:r>
      </w:ins>
      <w:r w:rsidR="0023306A">
        <w:t>, some</w:t>
      </w:r>
      <w:ins w:id="81" w:author="EOHHS" w:date="2018-04-23T12:56:00Z">
        <w:r w:rsidR="00AC688E">
          <w:t xml:space="preserve"> of</w:t>
        </w:r>
      </w:ins>
      <w:r w:rsidR="0023306A">
        <w:t xml:space="preserve"> which reference new fields added as part of the expanded paid encounter implementation. </w:t>
      </w:r>
      <w:r w:rsidR="00BD7341">
        <w:t>See Source = “New</w:t>
      </w:r>
      <w:ins w:id="82" w:author="EOHHS" w:date="2018-05-04T11:21:00Z">
        <w:r w:rsidR="00943BD6">
          <w:t>”. Baseline report requested on 4/9/2018</w:t>
        </w:r>
        <w:r w:rsidR="001655CA">
          <w:t xml:space="preserve"> and delivered on </w:t>
        </w:r>
      </w:ins>
      <w:ins w:id="83" w:author="EOHHS" w:date="2018-05-04T11:22:00Z">
        <w:r w:rsidR="001655CA">
          <w:t>5</w:t>
        </w:r>
      </w:ins>
      <w:ins w:id="84" w:author="EOHHS" w:date="2018-05-04T11:21:00Z">
        <w:r w:rsidR="001655CA">
          <w:t>/</w:t>
        </w:r>
      </w:ins>
      <w:ins w:id="85" w:author="EOHHS" w:date="2018-05-04T11:22:00Z">
        <w:r w:rsidR="001655CA">
          <w:t>4</w:t>
        </w:r>
      </w:ins>
      <w:ins w:id="86" w:author="EOHHS" w:date="2018-05-04T11:21:00Z">
        <w:r w:rsidR="00943BD6">
          <w:t>/2018</w:t>
        </w:r>
      </w:ins>
      <w:ins w:id="87" w:author="EOHHS" w:date="2018-05-04T11:22:00Z">
        <w:r w:rsidR="00943BD6">
          <w:t xml:space="preserve">. </w:t>
        </w:r>
      </w:ins>
      <w:del w:id="88" w:author="EOHHS" w:date="2018-05-04T11:21:00Z">
        <w:r w:rsidR="00BD7341" w:rsidDel="00943BD6">
          <w:delText>”</w:delText>
        </w:r>
      </w:del>
    </w:p>
    <w:p w:rsidR="00A05439" w:rsidRDefault="00BD7341" w:rsidP="00EE0D79">
      <w:pPr>
        <w:rPr>
          <w:ins w:id="89" w:author="EOHHS" w:date="2018-05-17T18:20:00Z"/>
        </w:rPr>
        <w:pPrChange w:id="90" w:author="EOHHS" w:date="2018-05-17T18:20:00Z">
          <w:pPr>
            <w:pStyle w:val="ListParagraph"/>
            <w:numPr>
              <w:numId w:val="11"/>
            </w:numPr>
            <w:ind w:hanging="360"/>
          </w:pPr>
        </w:pPrChange>
      </w:pPr>
      <w:del w:id="91" w:author="EOHHS" w:date="2018-04-23T12:56:00Z">
        <w:r w:rsidDel="00AC688E">
          <w:delText>.</w:delText>
        </w:r>
      </w:del>
    </w:p>
    <w:p w:rsidR="00EE0D79" w:rsidRDefault="00EE0D79" w:rsidP="00EE0D79">
      <w:pPr>
        <w:rPr>
          <w:ins w:id="92" w:author="EOHHS" w:date="2018-05-17T18:20:00Z"/>
        </w:rPr>
        <w:pPrChange w:id="93" w:author="EOHHS" w:date="2018-05-17T18:20:00Z">
          <w:pPr>
            <w:pStyle w:val="ListParagraph"/>
            <w:numPr>
              <w:numId w:val="11"/>
            </w:numPr>
            <w:ind w:hanging="360"/>
          </w:pPr>
        </w:pPrChange>
      </w:pPr>
      <w:ins w:id="94" w:author="EOHHS" w:date="2018-05-17T18:20:00Z">
        <w:r w:rsidRPr="00EE0D79">
          <w:rPr>
            <w:b/>
            <w:rPrChange w:id="95" w:author="EOHHS" w:date="2018-05-17T18:20:00Z">
              <w:rPr/>
            </w:rPrChange>
          </w:rPr>
          <w:t>[Requested 5/4/2018]</w:t>
        </w:r>
        <w:r>
          <w:t xml:space="preserve"> Baseline data and inclusion of new benchmarks, per Mercer recommendation</w:t>
        </w:r>
      </w:ins>
      <w:ins w:id="96" w:author="EOHHS" w:date="2018-05-17T18:21:00Z">
        <w:r>
          <w:t xml:space="preserve"> (see Source = “Mercer”)</w:t>
        </w:r>
      </w:ins>
      <w:ins w:id="97" w:author="EOHHS" w:date="2018-05-17T18:20:00Z">
        <w:r>
          <w:t>:</w:t>
        </w:r>
      </w:ins>
      <w:ins w:id="98" w:author="EOHHS" w:date="2018-05-17T18:21:00Z">
        <w:r>
          <w:t xml:space="preserve"> </w:t>
        </w:r>
      </w:ins>
    </w:p>
    <w:p w:rsidR="00EE0D79" w:rsidRDefault="00EE0D79" w:rsidP="00EE0D79">
      <w:pPr>
        <w:pStyle w:val="ListParagraph"/>
        <w:numPr>
          <w:ilvl w:val="0"/>
          <w:numId w:val="24"/>
        </w:numPr>
        <w:rPr>
          <w:ins w:id="99" w:author="EOHHS" w:date="2018-05-17T18:20:00Z"/>
        </w:rPr>
        <w:pPrChange w:id="100" w:author="EOHHS" w:date="2018-05-17T18:21:00Z">
          <w:pPr>
            <w:pStyle w:val="ListParagraph"/>
            <w:numPr>
              <w:numId w:val="23"/>
            </w:numPr>
            <w:ind w:left="1440" w:hanging="360"/>
          </w:pPr>
        </w:pPrChange>
      </w:pPr>
      <w:ins w:id="101" w:author="EOHHS" w:date="2018-05-17T18:20:00Z">
        <w:r>
          <w:t xml:space="preserve">TPL Amount </w:t>
        </w:r>
      </w:ins>
    </w:p>
    <w:p w:rsidR="00EE0D79" w:rsidRDefault="00EE0D79" w:rsidP="00EE0D79">
      <w:pPr>
        <w:pStyle w:val="ListParagraph"/>
        <w:numPr>
          <w:ilvl w:val="0"/>
          <w:numId w:val="24"/>
        </w:numPr>
        <w:rPr>
          <w:ins w:id="102" w:author="EOHHS" w:date="2018-05-17T18:20:00Z"/>
        </w:rPr>
        <w:pPrChange w:id="103" w:author="EOHHS" w:date="2018-05-17T18:21:00Z">
          <w:pPr>
            <w:pStyle w:val="ListParagraph"/>
            <w:numPr>
              <w:numId w:val="23"/>
            </w:numPr>
            <w:ind w:left="1440" w:hanging="360"/>
          </w:pPr>
        </w:pPrChange>
      </w:pPr>
      <w:ins w:id="104" w:author="EOHHS" w:date="2018-05-17T18:20:00Z">
        <w:r>
          <w:t>Copay/Coinsurance</w:t>
        </w:r>
      </w:ins>
    </w:p>
    <w:p w:rsidR="00EE0D79" w:rsidRDefault="00EE0D79" w:rsidP="00EE0D79">
      <w:pPr>
        <w:pStyle w:val="ListParagraph"/>
        <w:numPr>
          <w:ilvl w:val="0"/>
          <w:numId w:val="24"/>
        </w:numPr>
        <w:rPr>
          <w:ins w:id="105" w:author="EOHHS" w:date="2018-05-17T18:20:00Z"/>
        </w:rPr>
        <w:pPrChange w:id="106" w:author="EOHHS" w:date="2018-05-17T18:21:00Z">
          <w:pPr>
            <w:pStyle w:val="ListParagraph"/>
            <w:numPr>
              <w:numId w:val="23"/>
            </w:numPr>
            <w:ind w:left="1440" w:hanging="360"/>
          </w:pPr>
        </w:pPrChange>
      </w:pPr>
      <w:ins w:id="107" w:author="EOHHS" w:date="2018-05-17T18:20:00Z">
        <w:r>
          <w:t>Record Type</w:t>
        </w:r>
      </w:ins>
    </w:p>
    <w:p w:rsidR="00EE0D79" w:rsidRDefault="00EE0D79" w:rsidP="00EE0D79">
      <w:pPr>
        <w:pStyle w:val="ListParagraph"/>
        <w:numPr>
          <w:ilvl w:val="0"/>
          <w:numId w:val="24"/>
        </w:numPr>
        <w:rPr>
          <w:ins w:id="108" w:author="EOHHS" w:date="2018-05-17T18:20:00Z"/>
        </w:rPr>
        <w:pPrChange w:id="109" w:author="EOHHS" w:date="2018-05-17T18:21:00Z">
          <w:pPr>
            <w:pStyle w:val="ListParagraph"/>
            <w:numPr>
              <w:numId w:val="23"/>
            </w:numPr>
            <w:ind w:left="1440" w:hanging="360"/>
          </w:pPr>
        </w:pPrChange>
      </w:pPr>
      <w:ins w:id="110" w:author="EOHHS" w:date="2018-05-17T18:20:00Z">
        <w:r>
          <w:t>Mother-Child Claim Identifier</w:t>
        </w:r>
      </w:ins>
    </w:p>
    <w:p w:rsidR="00EE0D79" w:rsidRPr="00724900" w:rsidRDefault="00EE0D79" w:rsidP="00EE0D79">
      <w:pPr>
        <w:pStyle w:val="ListParagraph"/>
        <w:numPr>
          <w:ilvl w:val="2"/>
          <w:numId w:val="24"/>
        </w:numPr>
        <w:rPr>
          <w:ins w:id="111" w:author="EOHHS" w:date="2018-05-17T18:20:00Z"/>
          <w:i/>
        </w:rPr>
        <w:pPrChange w:id="112" w:author="EOHHS" w:date="2018-05-17T18:21:00Z">
          <w:pPr>
            <w:pStyle w:val="ListParagraph"/>
            <w:numPr>
              <w:ilvl w:val="2"/>
              <w:numId w:val="22"/>
            </w:numPr>
            <w:ind w:left="2160" w:hanging="180"/>
          </w:pPr>
        </w:pPrChange>
      </w:pPr>
      <w:ins w:id="113" w:author="EOHHS" w:date="2018-05-17T18:20:00Z">
        <w:r w:rsidRPr="00724900">
          <w:rPr>
            <w:i/>
          </w:rPr>
          <w:t xml:space="preserve">Note: This is a composite field defined in the data dictionary as follows: </w:t>
        </w:r>
        <w:r>
          <w:t>“</w:t>
        </w:r>
        <w:r w:rsidRPr="008731D2">
          <w:t>This is a derived field and it is composed of the three-letter MCE identifier field (CDE_ENC_MCO), the claim number and claim suffix of the original claim line tied to this claim line. This is a field that ties the mother claim to the child claim</w:t>
        </w:r>
        <w:r>
          <w:t>”</w:t>
        </w:r>
      </w:ins>
    </w:p>
    <w:p w:rsidR="00EE0D79" w:rsidRDefault="00EE0D79" w:rsidP="00EE0D79">
      <w:pPr>
        <w:pStyle w:val="ListParagraph"/>
        <w:numPr>
          <w:ilvl w:val="0"/>
          <w:numId w:val="24"/>
        </w:numPr>
        <w:rPr>
          <w:ins w:id="114" w:author="EOHHS" w:date="2018-05-17T18:20:00Z"/>
        </w:rPr>
        <w:pPrChange w:id="115" w:author="EOHHS" w:date="2018-05-17T18:21:00Z">
          <w:pPr>
            <w:pStyle w:val="ListParagraph"/>
            <w:numPr>
              <w:numId w:val="23"/>
            </w:numPr>
            <w:ind w:left="1440" w:hanging="360"/>
          </w:pPr>
        </w:pPrChange>
      </w:pPr>
      <w:ins w:id="116" w:author="EOHHS" w:date="2018-05-17T18:20:00Z">
        <w:r>
          <w:t>Claim Number</w:t>
        </w:r>
      </w:ins>
    </w:p>
    <w:p w:rsidR="00EE0D79" w:rsidRPr="00AA5160" w:rsidRDefault="00EE0D79" w:rsidP="00EE0D79">
      <w:pPr>
        <w:pStyle w:val="ListParagraph"/>
        <w:numPr>
          <w:ilvl w:val="0"/>
          <w:numId w:val="24"/>
        </w:numPr>
        <w:rPr>
          <w:ins w:id="117" w:author="EOHHS" w:date="2018-05-17T18:20:00Z"/>
        </w:rPr>
        <w:pPrChange w:id="118" w:author="EOHHS" w:date="2018-05-17T18:21:00Z">
          <w:pPr>
            <w:pStyle w:val="ListParagraph"/>
            <w:numPr>
              <w:numId w:val="23"/>
            </w:numPr>
            <w:ind w:left="1440" w:hanging="360"/>
          </w:pPr>
        </w:pPrChange>
      </w:pPr>
      <w:ins w:id="119" w:author="EOHHS" w:date="2018-05-17T18:20:00Z">
        <w:r>
          <w:t>Claim Suffix</w:t>
        </w:r>
      </w:ins>
    </w:p>
    <w:p w:rsidR="00EE0D79" w:rsidDel="00EE0D79" w:rsidRDefault="00EE0D79" w:rsidP="00EE0D79">
      <w:pPr>
        <w:rPr>
          <w:del w:id="120" w:author="EOHHS" w:date="2018-05-17T18:21:00Z"/>
        </w:rPr>
        <w:pPrChange w:id="121" w:author="EOHHS" w:date="2018-05-17T18:20:00Z">
          <w:pPr>
            <w:pStyle w:val="ListParagraph"/>
            <w:numPr>
              <w:numId w:val="11"/>
            </w:numPr>
            <w:ind w:hanging="360"/>
          </w:pPr>
        </w:pPrChange>
      </w:pPr>
    </w:p>
    <w:p w:rsidR="00A05439" w:rsidRDefault="00A05439" w:rsidP="00EE0D79">
      <w:pPr>
        <w:pPrChange w:id="122" w:author="EOHHS" w:date="2018-05-17T18:21:00Z">
          <w:pPr>
            <w:ind w:left="360"/>
          </w:pPr>
        </w:pPrChange>
      </w:pPr>
    </w:p>
    <w:p w:rsidR="0023306A" w:rsidRPr="00D44251" w:rsidRDefault="0023306A">
      <w:pPr>
        <w:pStyle w:val="ListParagraph"/>
        <w:numPr>
          <w:ilvl w:val="0"/>
          <w:numId w:val="16"/>
        </w:numPr>
        <w:rPr>
          <w:b/>
          <w:rPrChange w:id="123" w:author="EOHHS" w:date="2018-05-02T10:49:00Z">
            <w:rPr/>
          </w:rPrChange>
        </w:rPr>
        <w:pPrChange w:id="124" w:author="EOHHS" w:date="2018-05-02T10:49:00Z">
          <w:pPr/>
        </w:pPrChange>
      </w:pPr>
      <w:r w:rsidRPr="00D44251">
        <w:rPr>
          <w:b/>
          <w:rPrChange w:id="125" w:author="EOHHS" w:date="2018-05-02T10:49:00Z">
            <w:rPr/>
          </w:rPrChange>
        </w:rPr>
        <w:t xml:space="preserve">Expected Output for Benchmark Percentages </w:t>
      </w:r>
    </w:p>
    <w:p w:rsidR="0023306A" w:rsidRDefault="0023306A" w:rsidP="0023306A">
      <w:r>
        <w:t xml:space="preserve">The output of the query should be delivered in a spreadsheet format. </w:t>
      </w:r>
    </w:p>
    <w:p w:rsidR="0023306A" w:rsidRDefault="0023306A" w:rsidP="0023306A"/>
    <w:p w:rsidR="0023306A" w:rsidRDefault="006A46DE" w:rsidP="0023306A">
      <w:r>
        <w:t xml:space="preserve">Please refer to template </w:t>
      </w:r>
      <w:r w:rsidR="0023306A">
        <w:t xml:space="preserve">spreadsheet </w:t>
      </w:r>
      <w:r w:rsidR="00BD7341">
        <w:t>(tab = “</w:t>
      </w:r>
      <w:r w:rsidR="00BD7341" w:rsidRPr="009512C0">
        <w:rPr>
          <w:i/>
        </w:rPr>
        <w:t>output</w:t>
      </w:r>
      <w:r w:rsidR="00BD7341">
        <w:t xml:space="preserve">”) </w:t>
      </w:r>
      <w:r w:rsidR="0023306A">
        <w:t>contain</w:t>
      </w:r>
      <w:r>
        <w:t>ing</w:t>
      </w:r>
      <w:r w:rsidR="0023306A">
        <w:t xml:space="preserve"> the following columns:</w:t>
      </w:r>
    </w:p>
    <w:p w:rsidR="0023306A" w:rsidRPr="007B3C2F" w:rsidRDefault="0023306A" w:rsidP="0023306A">
      <w:pPr>
        <w:rPr>
          <w:i/>
        </w:rPr>
      </w:pPr>
      <w:r>
        <w:rPr>
          <w:i/>
        </w:rPr>
        <w:t xml:space="preserve">Note: The field names are suggestions; we defer to DW Analytics for exact </w:t>
      </w:r>
      <w:r w:rsidR="00FB34FE">
        <w:rPr>
          <w:i/>
        </w:rPr>
        <w:t xml:space="preserve">naming </w:t>
      </w:r>
      <w:r>
        <w:rPr>
          <w:i/>
        </w:rPr>
        <w:t>of these field</w:t>
      </w:r>
      <w:r w:rsidR="00FB34FE">
        <w:rPr>
          <w:i/>
        </w:rPr>
        <w:t>s</w:t>
      </w:r>
      <w:r>
        <w:rPr>
          <w:i/>
        </w:rPr>
        <w:t xml:space="preserve">. </w:t>
      </w:r>
    </w:p>
    <w:p w:rsidR="0023306A" w:rsidRDefault="0023306A" w:rsidP="0023306A">
      <w:pPr>
        <w:numPr>
          <w:ilvl w:val="0"/>
          <w:numId w:val="1"/>
        </w:numPr>
      </w:pPr>
      <w:bookmarkStart w:id="126" w:name="OLE_LINK1"/>
      <w:r>
        <w:rPr>
          <w:b/>
        </w:rPr>
        <w:t>QUERY_MONTH:</w:t>
      </w:r>
      <w:r>
        <w:t xml:space="preserve"> the month in which the query was executed. [YYYY-MM]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MONTH_OF_SERVICE:</w:t>
      </w:r>
      <w:r>
        <w:t xml:space="preserve"> the month corresponding to the date of service begin field. [YYYY-MM]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MEASURE:</w:t>
      </w:r>
      <w:r>
        <w:t xml:space="preserve"> the title of the benchmark (static field)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CLAIMTYPE:</w:t>
      </w:r>
      <w:r>
        <w:t xml:space="preserve"> the relevant claims types for each measure (static field)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STANDARD:</w:t>
      </w:r>
      <w:r>
        <w:t xml:space="preserve"> the % threshold to be attained set by the business (static field)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PLAN:</w:t>
      </w:r>
      <w:r>
        <w:t xml:space="preserve"> The 3-letter code corresponding to the MCO/MBHP (BMC,CHA,FLN,HNE,NHP, MBH)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CLAIM_COUNT:</w:t>
      </w:r>
      <w:r>
        <w:t xml:space="preserve"> The number claims sourced for the benchmark calculation. 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ACTUAL:</w:t>
      </w:r>
      <w:r>
        <w:t xml:space="preserve"> The % attained by a plan for a corresponding measure</w:t>
      </w:r>
      <w:bookmarkEnd w:id="126"/>
      <w:r>
        <w:t>.</w:t>
      </w:r>
    </w:p>
    <w:p w:rsidR="009A53E8" w:rsidRDefault="009A53E8" w:rsidP="00502FBC"/>
    <w:p w:rsidR="004C09C1" w:rsidRDefault="009A53E8" w:rsidP="009A53E8">
      <w:pPr>
        <w:rPr>
          <w:b/>
        </w:rPr>
      </w:pPr>
      <w:r w:rsidRPr="009512C0">
        <w:rPr>
          <w:b/>
        </w:rPr>
        <w:t>Measurement period</w:t>
      </w:r>
    </w:p>
    <w:p w:rsidR="009A53E8" w:rsidRDefault="009A53E8" w:rsidP="009A53E8">
      <w:r>
        <w:t xml:space="preserve">For the </w:t>
      </w:r>
      <w:del w:id="127" w:author="EOHHS" w:date="2018-05-02T10:42:00Z">
        <w:r w:rsidDel="00D44251">
          <w:delText xml:space="preserve">April </w:delText>
        </w:r>
      </w:del>
      <w:ins w:id="128" w:author="EOHHS" w:date="2018-05-02T10:42:00Z">
        <w:r w:rsidR="00D44251">
          <w:t xml:space="preserve">May </w:t>
        </w:r>
      </w:ins>
      <w:r>
        <w:t xml:space="preserve">2018 baseline scorecard, the time period should be </w:t>
      </w:r>
      <w:r w:rsidRPr="00446AA6">
        <w:t>for February 2017 through January 2018 inclusive</w:t>
      </w:r>
      <w:r>
        <w:t>.</w:t>
      </w:r>
    </w:p>
    <w:p w:rsidR="00BD7341" w:rsidRDefault="00BD7341" w:rsidP="00502FBC">
      <w:pPr>
        <w:rPr>
          <w:ins w:id="129" w:author="EOHHS" w:date="2018-05-17T17:45:00Z"/>
        </w:rPr>
      </w:pPr>
    </w:p>
    <w:p w:rsidR="004704E2" w:rsidRDefault="004704E2" w:rsidP="00502FBC">
      <w:ins w:id="130" w:author="EOHHS" w:date="2018-05-17T17:45:00Z">
        <w:r w:rsidRPr="00EE0D79">
          <w:rPr>
            <w:b/>
            <w:rPrChange w:id="131" w:author="EOHHS" w:date="2018-05-17T18:20:00Z">
              <w:rPr/>
            </w:rPrChange>
          </w:rPr>
          <w:t>[Requested 5/18/2018]</w:t>
        </w:r>
        <w:r>
          <w:t xml:space="preserve"> New output field containing ACO submitter</w:t>
        </w:r>
      </w:ins>
    </w:p>
    <w:p w:rsidR="0023306A" w:rsidRPr="0023306A" w:rsidRDefault="0023306A" w:rsidP="00502FBC">
      <w:pPr>
        <w:rPr>
          <w:i/>
        </w:rPr>
      </w:pPr>
    </w:p>
    <w:p w:rsidR="007B3C2F" w:rsidRPr="00D44251" w:rsidRDefault="00B11007">
      <w:pPr>
        <w:pStyle w:val="ListParagraph"/>
        <w:numPr>
          <w:ilvl w:val="0"/>
          <w:numId w:val="16"/>
        </w:numPr>
        <w:rPr>
          <w:b/>
          <w:rPrChange w:id="132" w:author="EOHHS" w:date="2018-05-02T10:49:00Z">
            <w:rPr/>
          </w:rPrChange>
        </w:rPr>
        <w:pPrChange w:id="133" w:author="EOHHS" w:date="2018-05-02T10:49:00Z">
          <w:pPr/>
        </w:pPrChange>
      </w:pPr>
      <w:r w:rsidRPr="00D44251">
        <w:rPr>
          <w:b/>
          <w:rPrChange w:id="134" w:author="EOHHS" w:date="2018-05-02T10:49:00Z">
            <w:rPr/>
          </w:rPrChange>
        </w:rPr>
        <w:t>Q</w:t>
      </w:r>
      <w:r w:rsidR="007B3C2F" w:rsidRPr="00D44251">
        <w:rPr>
          <w:b/>
          <w:rPrChange w:id="135" w:author="EOHHS" w:date="2018-05-02T10:49:00Z">
            <w:rPr/>
          </w:rPrChange>
        </w:rPr>
        <w:t>ueries</w:t>
      </w:r>
      <w:r w:rsidRPr="00D44251">
        <w:rPr>
          <w:b/>
          <w:rPrChange w:id="136" w:author="EOHHS" w:date="2018-05-02T10:49:00Z">
            <w:rPr/>
          </w:rPrChange>
        </w:rPr>
        <w:t xml:space="preserve"> to inform Accuracy</w:t>
      </w:r>
      <w:r w:rsidR="003A163A" w:rsidRPr="00D44251">
        <w:rPr>
          <w:b/>
          <w:rPrChange w:id="137" w:author="EOHHS" w:date="2018-05-02T10:49:00Z">
            <w:rPr/>
          </w:rPrChange>
        </w:rPr>
        <w:t xml:space="preserve"> - </w:t>
      </w:r>
      <w:r w:rsidR="003A163A" w:rsidRPr="00D44251">
        <w:rPr>
          <w:b/>
          <w:i/>
          <w:rPrChange w:id="138" w:author="EOHHS" w:date="2018-05-02T10:49:00Z">
            <w:rPr>
              <w:i/>
            </w:rPr>
          </w:rPrChange>
        </w:rPr>
        <w:t>Request</w:t>
      </w:r>
    </w:p>
    <w:p w:rsidR="007B3C2F" w:rsidRDefault="007B3C2F" w:rsidP="00502FBC">
      <w:r>
        <w:t>To support definition of additional benchmark</w:t>
      </w:r>
      <w:r w:rsidR="00FB34FE">
        <w:t>s</w:t>
      </w:r>
      <w:r w:rsidR="00114A5A">
        <w:t xml:space="preserve">, </w:t>
      </w:r>
      <w:r w:rsidR="00673EDD">
        <w:t xml:space="preserve">we are requesting the following </w:t>
      </w:r>
      <w:r w:rsidR="00446AA6">
        <w:t>data outputs</w:t>
      </w:r>
      <w:r w:rsidR="00673EDD">
        <w:t>:</w:t>
      </w:r>
    </w:p>
    <w:p w:rsidR="00673EDD" w:rsidRDefault="00673EDD" w:rsidP="00673EDD">
      <w:pPr>
        <w:pStyle w:val="ListParagraph"/>
        <w:numPr>
          <w:ilvl w:val="0"/>
          <w:numId w:val="5"/>
        </w:numPr>
      </w:pPr>
      <w:r w:rsidRPr="00673EDD">
        <w:t>A report on the proportion of blank provider type records, by MCO.</w:t>
      </w:r>
    </w:p>
    <w:p w:rsidR="00B11007" w:rsidRDefault="00B11007" w:rsidP="009512C0">
      <w:pPr>
        <w:pStyle w:val="ListParagraph"/>
        <w:numPr>
          <w:ilvl w:val="1"/>
          <w:numId w:val="5"/>
        </w:numPr>
      </w:pPr>
      <w:del w:id="139" w:author="EOHHS" w:date="2018-04-26T16:12:00Z">
        <w:r w:rsidDel="00504520">
          <w:delText xml:space="preserve">ID </w:delText>
        </w:r>
        <w:r w:rsidRPr="00B11007" w:rsidDel="00504520">
          <w:delText>51</w:delText>
        </w:r>
        <w:r w:rsidDel="00504520">
          <w:delText xml:space="preserve">; </w:delText>
        </w:r>
      </w:del>
      <w:r>
        <w:t xml:space="preserve">Field </w:t>
      </w:r>
      <w:r w:rsidRPr="00B11007">
        <w:t>50, 58</w:t>
      </w:r>
    </w:p>
    <w:p w:rsidR="00673EDD" w:rsidRDefault="00673EDD" w:rsidP="00673EDD">
      <w:pPr>
        <w:pStyle w:val="ListParagraph"/>
        <w:numPr>
          <w:ilvl w:val="0"/>
          <w:numId w:val="5"/>
        </w:numPr>
      </w:pPr>
      <w:r w:rsidRPr="00673EDD">
        <w:lastRenderedPageBreak/>
        <w:t>The percentage where the billing and servicing provider match, by MCO.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del w:id="140" w:author="EOHHS" w:date="2018-04-26T16:12:00Z">
        <w:r w:rsidDel="00504520">
          <w:delText xml:space="preserve">ID </w:delText>
        </w:r>
        <w:r w:rsidRPr="00B11007" w:rsidDel="00504520">
          <w:delText>51</w:delText>
        </w:r>
        <w:r w:rsidDel="00504520">
          <w:delText xml:space="preserve">; </w:delText>
        </w:r>
      </w:del>
      <w:r>
        <w:t xml:space="preserve">Field </w:t>
      </w:r>
      <w:r w:rsidRPr="00B11007">
        <w:t>50, 58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r>
        <w:t>Please refer to tab “</w:t>
      </w:r>
      <w:r w:rsidRPr="009512C0">
        <w:rPr>
          <w:i/>
        </w:rPr>
        <w:t>billing-servicing</w:t>
      </w:r>
      <w:r>
        <w:t>” for example output template</w:t>
      </w:r>
    </w:p>
    <w:p w:rsidR="00673EDD" w:rsidRDefault="00446AA6" w:rsidP="00673EDD">
      <w:pPr>
        <w:pStyle w:val="ListParagraph"/>
        <w:numPr>
          <w:ilvl w:val="0"/>
          <w:numId w:val="5"/>
        </w:numPr>
      </w:pPr>
      <w:r>
        <w:t>A</w:t>
      </w:r>
      <w:r w:rsidR="00673EDD" w:rsidRPr="00673EDD">
        <w:t xml:space="preserve"> frequency summary of the number of records and their respective values for Provider Specialty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del w:id="141" w:author="EOHHS" w:date="2018-04-26T16:12:00Z">
        <w:r w:rsidDel="00504520">
          <w:delText xml:space="preserve">ID 52; </w:delText>
        </w:r>
      </w:del>
      <w:r>
        <w:t xml:space="preserve">Field </w:t>
      </w:r>
      <w:r w:rsidRPr="00B11007">
        <w:t>5</w:t>
      </w:r>
      <w:r>
        <w:t>6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r>
        <w:t>Please refer to tab “</w:t>
      </w:r>
      <w:r w:rsidRPr="009512C0">
        <w:rPr>
          <w:i/>
        </w:rPr>
        <w:t>provider specialty</w:t>
      </w:r>
      <w:r>
        <w:t>” for example output template</w:t>
      </w:r>
    </w:p>
    <w:p w:rsidR="00673EDD" w:rsidRDefault="00446AA6" w:rsidP="00673EDD">
      <w:pPr>
        <w:pStyle w:val="ListParagraph"/>
        <w:numPr>
          <w:ilvl w:val="0"/>
          <w:numId w:val="5"/>
        </w:numPr>
      </w:pPr>
      <w:r>
        <w:t>L</w:t>
      </w:r>
      <w:r w:rsidR="00673EDD" w:rsidRPr="00673EDD">
        <w:t>ook at the distribution of rev</w:t>
      </w:r>
      <w:r w:rsidR="00D118AC">
        <w:t>enue</w:t>
      </w:r>
      <w:r w:rsidR="00673EDD" w:rsidRPr="00673EDD">
        <w:t xml:space="preserve"> codes, </w:t>
      </w:r>
      <w:r w:rsidR="00D118AC">
        <w:t xml:space="preserve">where the procedure code contains </w:t>
      </w:r>
      <w:r w:rsidR="009A53E8">
        <w:t>“</w:t>
      </w:r>
      <w:r w:rsidR="00D118AC">
        <w:t>ED</w:t>
      </w:r>
      <w:r w:rsidR="009A53E8">
        <w:t>”</w:t>
      </w:r>
      <w:r w:rsidR="00D118AC">
        <w:t xml:space="preserve"> or </w:t>
      </w:r>
      <w:r w:rsidR="009A53E8">
        <w:t>“</w:t>
      </w:r>
      <w:r w:rsidR="00D118AC">
        <w:t>ENM</w:t>
      </w:r>
      <w:r w:rsidR="009A53E8">
        <w:t>”</w:t>
      </w:r>
      <w:r w:rsidR="00D118AC">
        <w:t>.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del w:id="142" w:author="EOHHS" w:date="2018-04-26T16:12:00Z">
        <w:r w:rsidDel="00504520">
          <w:delText xml:space="preserve">ID 53; </w:delText>
        </w:r>
      </w:del>
      <w:r>
        <w:t xml:space="preserve">Fields </w:t>
      </w:r>
      <w:r w:rsidRPr="00B11007">
        <w:t>25, 31, 32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r>
        <w:t>Please refer to tab “</w:t>
      </w:r>
      <w:r w:rsidRPr="009512C0">
        <w:rPr>
          <w:i/>
        </w:rPr>
        <w:t>ED rev code</w:t>
      </w:r>
      <w:r>
        <w:t>” for example output template</w:t>
      </w:r>
    </w:p>
    <w:p w:rsidR="00132074" w:rsidRDefault="00132074" w:rsidP="009512C0">
      <w:pPr>
        <w:pStyle w:val="ListParagraph"/>
        <w:rPr>
          <w:ins w:id="143" w:author="EOHHS" w:date="2018-05-04T11:24:00Z"/>
          <w:b/>
        </w:rPr>
      </w:pPr>
    </w:p>
    <w:p w:rsidR="00132074" w:rsidRPr="00132074" w:rsidRDefault="00132074">
      <w:pPr>
        <w:pStyle w:val="ListParagraph"/>
        <w:ind w:left="0"/>
        <w:rPr>
          <w:ins w:id="144" w:author="EOHHS" w:date="2018-05-04T11:24:00Z"/>
          <w:rPrChange w:id="145" w:author="EOHHS" w:date="2018-05-04T11:25:00Z">
            <w:rPr>
              <w:ins w:id="146" w:author="EOHHS" w:date="2018-05-04T11:24:00Z"/>
              <w:b/>
            </w:rPr>
          </w:rPrChange>
        </w:rPr>
        <w:pPrChange w:id="147" w:author="EOHHS" w:date="2018-05-04T11:24:00Z">
          <w:pPr>
            <w:pStyle w:val="ListParagraph"/>
          </w:pPr>
        </w:pPrChange>
      </w:pPr>
      <w:ins w:id="148" w:author="EOHHS" w:date="2018-05-04T11:24:00Z">
        <w:r w:rsidRPr="00132074">
          <w:rPr>
            <w:rPrChange w:id="149" w:author="EOHHS" w:date="2018-05-04T11:25:00Z">
              <w:rPr>
                <w:b/>
              </w:rPr>
            </w:rPrChange>
          </w:rPr>
          <w:t>Accuracy report requested on 4/9/2018 and delivered on 5/4/2018.</w:t>
        </w:r>
      </w:ins>
    </w:p>
    <w:p w:rsidR="00132074" w:rsidRDefault="00132074">
      <w:pPr>
        <w:pStyle w:val="ListParagraph"/>
        <w:ind w:left="0"/>
        <w:rPr>
          <w:b/>
        </w:rPr>
        <w:pPrChange w:id="150" w:author="EOHHS" w:date="2018-05-04T11:24:00Z">
          <w:pPr>
            <w:pStyle w:val="ListParagraph"/>
          </w:pPr>
        </w:pPrChange>
      </w:pPr>
    </w:p>
    <w:p w:rsidR="004C09C1" w:rsidRDefault="009A53E8" w:rsidP="009A53E8">
      <w:pPr>
        <w:rPr>
          <w:b/>
        </w:rPr>
      </w:pPr>
      <w:r w:rsidRPr="00F373E8">
        <w:rPr>
          <w:b/>
        </w:rPr>
        <w:t>Measurement period</w:t>
      </w:r>
    </w:p>
    <w:p w:rsidR="009A53E8" w:rsidRDefault="00DF1D72" w:rsidP="009A53E8">
      <w:r w:rsidRPr="009512C0">
        <w:t>T</w:t>
      </w:r>
      <w:r w:rsidR="009A53E8">
        <w:t xml:space="preserve">he time period should be </w:t>
      </w:r>
      <w:r w:rsidR="009A53E8" w:rsidRPr="00446AA6">
        <w:t>for February 2017 through January 2018 inclusive</w:t>
      </w:r>
      <w:r w:rsidR="009A53E8">
        <w:t>.</w:t>
      </w:r>
    </w:p>
    <w:p w:rsidR="009A53E8" w:rsidRDefault="009A53E8" w:rsidP="00502FBC"/>
    <w:p w:rsidR="00502FBC" w:rsidRPr="009512C0" w:rsidDel="00D44251" w:rsidRDefault="004C09C1" w:rsidP="00502FBC">
      <w:pPr>
        <w:rPr>
          <w:del w:id="151" w:author="EOHHS" w:date="2018-05-02T10:43:00Z"/>
          <w:b/>
        </w:rPr>
      </w:pPr>
      <w:del w:id="152" w:author="EOHHS" w:date="2018-05-02T10:43:00Z">
        <w:r w:rsidRPr="009512C0" w:rsidDel="00D44251">
          <w:rPr>
            <w:b/>
          </w:rPr>
          <w:delText xml:space="preserve">Request </w:delText>
        </w:r>
        <w:r w:rsidR="00502FBC" w:rsidRPr="009512C0" w:rsidDel="00D44251">
          <w:rPr>
            <w:b/>
          </w:rPr>
          <w:delText xml:space="preserve">Timing </w:delText>
        </w:r>
      </w:del>
    </w:p>
    <w:p w:rsidR="0023306A" w:rsidRPr="009512C0" w:rsidDel="00D44251" w:rsidRDefault="0023306A" w:rsidP="00502FBC">
      <w:pPr>
        <w:rPr>
          <w:del w:id="153" w:author="EOHHS" w:date="2018-05-02T10:43:00Z"/>
        </w:rPr>
      </w:pPr>
      <w:del w:id="154" w:author="EOHHS" w:date="2018-05-02T10:43:00Z">
        <w:r w:rsidRPr="009512C0" w:rsidDel="00D44251">
          <w:delText>For April 2018, we would like to see the baseline data as soon as possible, ideally by Friday 4/13/18.</w:delText>
        </w:r>
      </w:del>
    </w:p>
    <w:p w:rsidR="0023306A" w:rsidDel="00034CBF" w:rsidRDefault="0023306A" w:rsidP="00502FBC">
      <w:pPr>
        <w:rPr>
          <w:del w:id="155" w:author="EOHHS" w:date="2018-05-04T11:25:00Z"/>
        </w:rPr>
      </w:pPr>
    </w:p>
    <w:p w:rsidR="00DF1D72" w:rsidRDefault="00DF1D72" w:rsidP="00502FBC"/>
    <w:p w:rsidR="00B11007" w:rsidRPr="00D44251" w:rsidRDefault="00B11007">
      <w:pPr>
        <w:pStyle w:val="ListParagraph"/>
        <w:numPr>
          <w:ilvl w:val="0"/>
          <w:numId w:val="15"/>
        </w:numPr>
        <w:rPr>
          <w:b/>
          <w:rPrChange w:id="156" w:author="EOHHS" w:date="2018-05-02T10:50:00Z">
            <w:rPr/>
          </w:rPrChange>
        </w:rPr>
        <w:pPrChange w:id="157" w:author="EOHHS" w:date="2018-05-02T10:50:00Z">
          <w:pPr/>
        </w:pPrChange>
      </w:pPr>
      <w:r w:rsidRPr="00D44251">
        <w:rPr>
          <w:b/>
          <w:rPrChange w:id="158" w:author="EOHHS" w:date="2018-05-02T10:50:00Z">
            <w:rPr/>
          </w:rPrChange>
        </w:rPr>
        <w:t>MONTHLY REPORTING</w:t>
      </w:r>
    </w:p>
    <w:p w:rsidR="008C143B" w:rsidRPr="00D44251" w:rsidRDefault="008C143B">
      <w:pPr>
        <w:pStyle w:val="ListParagraph"/>
        <w:numPr>
          <w:ilvl w:val="0"/>
          <w:numId w:val="18"/>
        </w:numPr>
        <w:rPr>
          <w:b/>
          <w:rPrChange w:id="159" w:author="EOHHS" w:date="2018-05-02T10:50:00Z">
            <w:rPr/>
          </w:rPrChange>
        </w:rPr>
        <w:pPrChange w:id="160" w:author="EOHHS" w:date="2018-05-02T10:50:00Z">
          <w:pPr/>
        </w:pPrChange>
      </w:pPr>
      <w:del w:id="161" w:author="EOHHS" w:date="2018-05-02T10:50:00Z">
        <w:r w:rsidRPr="00D44251" w:rsidDel="00D44251">
          <w:rPr>
            <w:b/>
            <w:rPrChange w:id="162" w:author="EOHHS" w:date="2018-05-02T10:50:00Z">
              <w:rPr/>
            </w:rPrChange>
          </w:rPr>
          <w:delText xml:space="preserve">A. </w:delText>
        </w:r>
      </w:del>
      <w:r w:rsidRPr="00D44251">
        <w:rPr>
          <w:b/>
          <w:rPrChange w:id="163" w:author="EOHHS" w:date="2018-05-02T10:50:00Z">
            <w:rPr/>
          </w:rPrChange>
        </w:rPr>
        <w:t xml:space="preserve">Completion Rates – Request for May </w:t>
      </w:r>
      <w:r w:rsidR="00BD7341" w:rsidRPr="00D44251">
        <w:rPr>
          <w:b/>
          <w:rPrChange w:id="164" w:author="EOHHS" w:date="2018-05-02T10:50:00Z">
            <w:rPr/>
          </w:rPrChange>
        </w:rPr>
        <w:t>2018 and forward</w:t>
      </w:r>
      <w:r w:rsidRPr="00D44251">
        <w:rPr>
          <w:b/>
          <w:rPrChange w:id="165" w:author="EOHHS" w:date="2018-05-02T10:50:00Z">
            <w:rPr/>
          </w:rPrChange>
        </w:rPr>
        <w:t xml:space="preserve"> </w:t>
      </w:r>
    </w:p>
    <w:p w:rsidR="003A163A" w:rsidRDefault="003A163A" w:rsidP="00B11007">
      <w:r>
        <w:t>Each month:</w:t>
      </w:r>
    </w:p>
    <w:p w:rsidR="003A163A" w:rsidRDefault="003A163A" w:rsidP="009512C0">
      <w:pPr>
        <w:pStyle w:val="ListParagraph"/>
        <w:numPr>
          <w:ilvl w:val="0"/>
          <w:numId w:val="11"/>
        </w:numPr>
      </w:pPr>
      <w:r>
        <w:t>Anchoring after first Sunday of each month, when encounter data are refreshed</w:t>
      </w:r>
    </w:p>
    <w:p w:rsidR="003A163A" w:rsidRDefault="003A163A" w:rsidP="009512C0">
      <w:pPr>
        <w:pStyle w:val="ListParagraph"/>
        <w:numPr>
          <w:ilvl w:val="0"/>
          <w:numId w:val="11"/>
        </w:numPr>
      </w:pPr>
      <w:r>
        <w:t>PCDI will send DW Analytics request by first Tuesday after first Sunday</w:t>
      </w:r>
    </w:p>
    <w:p w:rsidR="003A163A" w:rsidRDefault="003A163A" w:rsidP="003A163A">
      <w:pPr>
        <w:pStyle w:val="ListParagraph"/>
        <w:numPr>
          <w:ilvl w:val="0"/>
          <w:numId w:val="11"/>
        </w:numPr>
      </w:pPr>
      <w:r>
        <w:t>PCDI will hold review meeting first Thursday after first Sunday with DW to review request</w:t>
      </w:r>
    </w:p>
    <w:p w:rsidR="003A163A" w:rsidRDefault="003A163A" w:rsidP="003A163A">
      <w:pPr>
        <w:pStyle w:val="ListParagraph"/>
        <w:numPr>
          <w:ilvl w:val="0"/>
          <w:numId w:val="11"/>
        </w:numPr>
      </w:pPr>
      <w:r>
        <w:t>DW Analytics will share results second Thursday after first Sunday with PCDI</w:t>
      </w:r>
    </w:p>
    <w:p w:rsidR="003A163A" w:rsidRDefault="003A163A" w:rsidP="003A163A">
      <w:pPr>
        <w:pStyle w:val="ListParagraph"/>
        <w:numPr>
          <w:ilvl w:val="0"/>
          <w:numId w:val="11"/>
        </w:numPr>
      </w:pPr>
      <w:r>
        <w:t>PCDI will share results with Plans the last week of each month</w:t>
      </w:r>
    </w:p>
    <w:p w:rsidR="003A163A" w:rsidRDefault="003A163A" w:rsidP="00B11007"/>
    <w:p w:rsidR="00BD7341" w:rsidRDefault="00BD7341" w:rsidP="00BD7341">
      <w:r>
        <w:t>The output of the report will be delivered via email to the following individuals:</w:t>
      </w:r>
    </w:p>
    <w:p w:rsidR="00BD7341" w:rsidRDefault="00BD7341" w:rsidP="00BD7341">
      <w:pPr>
        <w:numPr>
          <w:ilvl w:val="0"/>
          <w:numId w:val="2"/>
        </w:numPr>
      </w:pPr>
      <w:r>
        <w:t xml:space="preserve">Whitney Nimitpattana </w:t>
      </w:r>
    </w:p>
    <w:p w:rsidR="00BD7341" w:rsidRDefault="00BD7341" w:rsidP="00BD7341">
      <w:pPr>
        <w:numPr>
          <w:ilvl w:val="0"/>
          <w:numId w:val="2"/>
        </w:numPr>
      </w:pPr>
      <w:r>
        <w:t>Irving Dominguez</w:t>
      </w:r>
    </w:p>
    <w:p w:rsidR="00BD7341" w:rsidRDefault="00BD7341" w:rsidP="00BD7341">
      <w:pPr>
        <w:numPr>
          <w:ilvl w:val="0"/>
          <w:numId w:val="2"/>
        </w:numPr>
      </w:pPr>
      <w:r>
        <w:t>Rachel Klein</w:t>
      </w:r>
    </w:p>
    <w:p w:rsidR="00BD7341" w:rsidRDefault="00BD7341" w:rsidP="00BD7341">
      <w:pPr>
        <w:numPr>
          <w:ilvl w:val="0"/>
          <w:numId w:val="2"/>
        </w:numPr>
      </w:pPr>
      <w:r>
        <w:t>Larry Pierce</w:t>
      </w:r>
    </w:p>
    <w:p w:rsidR="00BD7341" w:rsidRPr="009512C0" w:rsidRDefault="00BD7341" w:rsidP="00B11007">
      <w:pPr>
        <w:rPr>
          <w:b/>
        </w:rPr>
      </w:pPr>
    </w:p>
    <w:p w:rsidR="004C09C1" w:rsidRDefault="004C09C1" w:rsidP="004C09C1">
      <w:pPr>
        <w:rPr>
          <w:b/>
        </w:rPr>
      </w:pPr>
      <w:r w:rsidRPr="00F373E8">
        <w:rPr>
          <w:b/>
        </w:rPr>
        <w:t>Measurement period</w:t>
      </w:r>
    </w:p>
    <w:p w:rsidR="00B11007" w:rsidRDefault="00B11007" w:rsidP="00B11007">
      <w:r>
        <w:t xml:space="preserve">For May 2018 and forward, the time period should be </w:t>
      </w:r>
      <w:r w:rsidRPr="00446AA6">
        <w:t xml:space="preserve">for </w:t>
      </w:r>
      <w:r>
        <w:t>the previous 4 months of service, relative to the last encounter data submission month.</w:t>
      </w:r>
    </w:p>
    <w:p w:rsidR="00B11007" w:rsidRDefault="00B11007" w:rsidP="00B11007">
      <w:pPr>
        <w:pStyle w:val="ListParagraph"/>
        <w:numPr>
          <w:ilvl w:val="0"/>
          <w:numId w:val="11"/>
        </w:numPr>
      </w:pPr>
      <w:r>
        <w:t>Ex. Sept. 2018 scorecard will provide feedback for months of service for April – July 2018, for data submitted in August 2018.</w:t>
      </w:r>
    </w:p>
    <w:p w:rsidR="00B11007" w:rsidRDefault="00B11007" w:rsidP="00B11007">
      <w:pPr>
        <w:rPr>
          <w:b/>
        </w:rPr>
      </w:pPr>
    </w:p>
    <w:p w:rsidR="00BD7341" w:rsidRDefault="00BD7341" w:rsidP="00B11007">
      <w:pPr>
        <w:rPr>
          <w:b/>
        </w:rPr>
      </w:pPr>
    </w:p>
    <w:p w:rsidR="003A163A" w:rsidRPr="00D44251" w:rsidRDefault="00BD7341">
      <w:pPr>
        <w:pStyle w:val="ListParagraph"/>
        <w:numPr>
          <w:ilvl w:val="0"/>
          <w:numId w:val="18"/>
        </w:numPr>
        <w:rPr>
          <w:b/>
          <w:rPrChange w:id="166" w:author="EOHHS" w:date="2018-05-02T10:52:00Z">
            <w:rPr/>
          </w:rPrChange>
        </w:rPr>
        <w:pPrChange w:id="167" w:author="EOHHS" w:date="2018-05-02T10:51:00Z">
          <w:pPr/>
        </w:pPrChange>
      </w:pPr>
      <w:del w:id="168" w:author="EOHHS" w:date="2018-05-02T10:51:00Z">
        <w:r w:rsidRPr="00D44251" w:rsidDel="00D44251">
          <w:rPr>
            <w:b/>
            <w:rPrChange w:id="169" w:author="EOHHS" w:date="2018-05-02T10:52:00Z">
              <w:rPr/>
            </w:rPrChange>
          </w:rPr>
          <w:delText xml:space="preserve">B. </w:delText>
        </w:r>
      </w:del>
      <w:r w:rsidR="003A163A" w:rsidRPr="00D44251">
        <w:rPr>
          <w:b/>
          <w:rPrChange w:id="170" w:author="EOHHS" w:date="2018-05-02T10:52:00Z">
            <w:rPr/>
          </w:rPrChange>
        </w:rPr>
        <w:t>Sample Claims Output</w:t>
      </w:r>
      <w:r w:rsidR="00C75D1C" w:rsidRPr="00D44251">
        <w:rPr>
          <w:b/>
          <w:rPrChange w:id="171" w:author="EOHHS" w:date="2018-05-02T10:52:00Z">
            <w:rPr/>
          </w:rPrChange>
        </w:rPr>
        <w:t xml:space="preserve"> – Request</w:t>
      </w:r>
    </w:p>
    <w:p w:rsidR="003A163A" w:rsidRDefault="003A163A" w:rsidP="003A163A">
      <w:r>
        <w:t>For each benchmark that is not met, per plan, we would like to generate a sample of 50 claims that did not meet the benchmark, to share with the plans. This is similar to the process in the incentive program scorecard.</w:t>
      </w:r>
    </w:p>
    <w:p w:rsidR="003A163A" w:rsidRDefault="003A163A" w:rsidP="00B11007">
      <w:pPr>
        <w:rPr>
          <w:b/>
        </w:rPr>
      </w:pPr>
    </w:p>
    <w:p w:rsidR="004C09C1" w:rsidRDefault="004C09C1" w:rsidP="00502FBC">
      <w:pPr>
        <w:rPr>
          <w:b/>
        </w:rPr>
      </w:pPr>
    </w:p>
    <w:p w:rsidR="00502FBC" w:rsidRPr="00B66526" w:rsidRDefault="00502FBC">
      <w:pPr>
        <w:pStyle w:val="ListParagraph"/>
        <w:numPr>
          <w:ilvl w:val="0"/>
          <w:numId w:val="15"/>
        </w:numPr>
        <w:rPr>
          <w:b/>
          <w:rPrChange w:id="172" w:author="EOHHS" w:date="2018-05-02T10:52:00Z">
            <w:rPr/>
          </w:rPrChange>
        </w:rPr>
        <w:pPrChange w:id="173" w:author="EOHHS" w:date="2018-05-02T10:52:00Z">
          <w:pPr/>
        </w:pPrChange>
      </w:pPr>
      <w:r w:rsidRPr="00B66526">
        <w:rPr>
          <w:b/>
          <w:rPrChange w:id="174" w:author="EOHHS" w:date="2018-05-02T10:52:00Z">
            <w:rPr/>
          </w:rPrChange>
        </w:rPr>
        <w:t>Maintenance and Enhancements</w:t>
      </w:r>
    </w:p>
    <w:p w:rsidR="00502FBC" w:rsidRDefault="00502FBC" w:rsidP="00502FBC">
      <w:r>
        <w:t xml:space="preserve">This report will be iterative; specifically, we plan to request updates to add new benchmarks (~5) once a quarter. The primary rationale is that our stakeholders want to ensure the scorecard is regularly </w:t>
      </w:r>
      <w:r>
        <w:lastRenderedPageBreak/>
        <w:t>updated to incorporate the latest data integrity checks to ensure robust encounter data. Every quarter, PCDI will perform the following steps:</w:t>
      </w:r>
    </w:p>
    <w:p w:rsidR="00502FBC" w:rsidRDefault="00502FBC" w:rsidP="00502FBC">
      <w:pPr>
        <w:numPr>
          <w:ilvl w:val="0"/>
          <w:numId w:val="3"/>
        </w:numPr>
      </w:pPr>
      <w:r>
        <w:t xml:space="preserve">Encounter Data Analyst collects encounter data issues amongst </w:t>
      </w:r>
      <w:proofErr w:type="spellStart"/>
      <w:r>
        <w:t>MassHealth</w:t>
      </w:r>
      <w:proofErr w:type="spellEnd"/>
      <w:r>
        <w:t xml:space="preserve"> business stakeholders on regular basis.</w:t>
      </w:r>
    </w:p>
    <w:p w:rsidR="00502FBC" w:rsidRDefault="00502FBC" w:rsidP="00502FBC">
      <w:pPr>
        <w:numPr>
          <w:ilvl w:val="0"/>
          <w:numId w:val="3"/>
        </w:numPr>
      </w:pPr>
      <w:r>
        <w:t>Encounter Data Analyst and Data Warehouse gather data to review issues.</w:t>
      </w:r>
    </w:p>
    <w:p w:rsidR="00502FBC" w:rsidRDefault="00502FBC" w:rsidP="00502FBC">
      <w:pPr>
        <w:numPr>
          <w:ilvl w:val="0"/>
          <w:numId w:val="3"/>
        </w:numPr>
      </w:pPr>
      <w:r>
        <w:t>Encounter Data Analyst hosts steering committee meeting to review analysis and confirm issue priority. Following meeting, DW will design and develop metrics for inclusion into future scorecard.</w:t>
      </w:r>
    </w:p>
    <w:p w:rsidR="00502FBC" w:rsidRDefault="00502FBC" w:rsidP="00502FBC">
      <w:pPr>
        <w:rPr>
          <w:b/>
        </w:rPr>
      </w:pPr>
    </w:p>
    <w:p w:rsidR="00D118AC" w:rsidRDefault="00D118AC" w:rsidP="00502FBC"/>
    <w:p w:rsidR="00BC16B2" w:rsidRDefault="00514314"/>
    <w:sectPr w:rsidR="00BC16B2" w:rsidSect="00B963F0">
      <w:footerReference w:type="default" r:id="rId13"/>
      <w:pgSz w:w="12240" w:h="15840"/>
      <w:pgMar w:top="1440" w:right="1440" w:bottom="1440" w:left="1440" w:header="720" w:footer="720" w:gutter="0"/>
      <w:lnNumType w:countBy="0" w:restart="continuous"/>
      <w:cols w:space="720"/>
      <w:docGrid w:linePitch="360"/>
      <w:sectPrChange w:id="175" w:author="EOHHS" w:date="2018-05-02T10:02:00Z">
        <w:sectPr w:rsidR="00BC16B2" w:rsidSect="00B963F0">
          <w:pgMar w:top="1440" w:right="1440" w:bottom="1440" w:left="1440" w:header="720" w:footer="720" w:gutter="0"/>
          <w:lnNumType w:countBy="1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07D30FA" w15:done="0"/>
  <w15:commentEx w15:paraId="06CCEA2F" w15:done="0"/>
  <w15:commentEx w15:paraId="15DDE3DA" w15:done="0"/>
  <w15:commentEx w15:paraId="4DEDB63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07D30FA" w16cid:durableId="1E7587E3"/>
  <w16cid:commentId w16cid:paraId="06CCEA2F" w16cid:durableId="1E7587F9"/>
  <w16cid:commentId w16cid:paraId="15DDE3DA" w16cid:durableId="1E758AD1"/>
  <w16cid:commentId w16cid:paraId="4DEDB63B" w16cid:durableId="1E758B3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4314" w:rsidRDefault="00514314" w:rsidP="006A46DE">
      <w:r>
        <w:separator/>
      </w:r>
    </w:p>
  </w:endnote>
  <w:endnote w:type="continuationSeparator" w:id="0">
    <w:p w:rsidR="00514314" w:rsidRDefault="00514314" w:rsidP="006A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190763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46DE" w:rsidRDefault="006A46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0D7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A46DE" w:rsidRDefault="006A46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4314" w:rsidRDefault="00514314" w:rsidP="006A46DE">
      <w:r>
        <w:separator/>
      </w:r>
    </w:p>
  </w:footnote>
  <w:footnote w:type="continuationSeparator" w:id="0">
    <w:p w:rsidR="00514314" w:rsidRDefault="00514314" w:rsidP="006A4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72C1D"/>
    <w:multiLevelType w:val="hybridMultilevel"/>
    <w:tmpl w:val="3A1A7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A4D38"/>
    <w:multiLevelType w:val="hybridMultilevel"/>
    <w:tmpl w:val="4D8A1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1B56E9"/>
    <w:multiLevelType w:val="hybridMultilevel"/>
    <w:tmpl w:val="C6321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FE1B5F"/>
    <w:multiLevelType w:val="hybridMultilevel"/>
    <w:tmpl w:val="6A443502"/>
    <w:lvl w:ilvl="0" w:tplc="91EC761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12E59"/>
    <w:multiLevelType w:val="hybridMultilevel"/>
    <w:tmpl w:val="C50ABCB0"/>
    <w:lvl w:ilvl="0" w:tplc="6F708FD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3BC1EE8"/>
    <w:multiLevelType w:val="hybridMultilevel"/>
    <w:tmpl w:val="83BC57D6"/>
    <w:lvl w:ilvl="0" w:tplc="6F708FD4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FA72AD"/>
    <w:multiLevelType w:val="hybridMultilevel"/>
    <w:tmpl w:val="0AE43F26"/>
    <w:lvl w:ilvl="0" w:tplc="6F708FD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6650B0B"/>
    <w:multiLevelType w:val="hybridMultilevel"/>
    <w:tmpl w:val="AA88A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451757"/>
    <w:multiLevelType w:val="hybridMultilevel"/>
    <w:tmpl w:val="28F466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C6D2B4F"/>
    <w:multiLevelType w:val="hybridMultilevel"/>
    <w:tmpl w:val="AC04B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1063BB"/>
    <w:multiLevelType w:val="hybridMultilevel"/>
    <w:tmpl w:val="6E9CBD7A"/>
    <w:lvl w:ilvl="0" w:tplc="6D6A12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3631DC"/>
    <w:multiLevelType w:val="hybridMultilevel"/>
    <w:tmpl w:val="E2D8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3539CF"/>
    <w:multiLevelType w:val="hybridMultilevel"/>
    <w:tmpl w:val="9620D9E4"/>
    <w:lvl w:ilvl="0" w:tplc="6D6A12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0C10A8"/>
    <w:multiLevelType w:val="hybridMultilevel"/>
    <w:tmpl w:val="61661D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1C4166"/>
    <w:multiLevelType w:val="hybridMultilevel"/>
    <w:tmpl w:val="A420F5B4"/>
    <w:lvl w:ilvl="0" w:tplc="DBD89D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010B4E"/>
    <w:multiLevelType w:val="hybridMultilevel"/>
    <w:tmpl w:val="D50A7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5D5A66"/>
    <w:multiLevelType w:val="hybridMultilevel"/>
    <w:tmpl w:val="FAB0C3FC"/>
    <w:lvl w:ilvl="0" w:tplc="6F70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DF5010"/>
    <w:multiLevelType w:val="hybridMultilevel"/>
    <w:tmpl w:val="8B12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07214B8"/>
    <w:multiLevelType w:val="hybridMultilevel"/>
    <w:tmpl w:val="F6303D34"/>
    <w:lvl w:ilvl="0" w:tplc="6F70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CE1DA1"/>
    <w:multiLevelType w:val="hybridMultilevel"/>
    <w:tmpl w:val="A74CA598"/>
    <w:lvl w:ilvl="0" w:tplc="6D6A12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CBB544C"/>
    <w:multiLevelType w:val="hybridMultilevel"/>
    <w:tmpl w:val="63C4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0"/>
  </w:num>
  <w:num w:numId="6">
    <w:abstractNumId w:val="1"/>
  </w:num>
  <w:num w:numId="7">
    <w:abstractNumId w:val="9"/>
  </w:num>
  <w:num w:numId="8">
    <w:abstractNumId w:val="0"/>
  </w:num>
  <w:num w:numId="9">
    <w:abstractNumId w:val="12"/>
  </w:num>
  <w:num w:numId="10">
    <w:abstractNumId w:val="19"/>
  </w:num>
  <w:num w:numId="11">
    <w:abstractNumId w:val="14"/>
  </w:num>
  <w:num w:numId="12">
    <w:abstractNumId w:val="17"/>
  </w:num>
  <w:num w:numId="13">
    <w:abstractNumId w:val="10"/>
  </w:num>
  <w:num w:numId="14">
    <w:abstractNumId w:val="13"/>
  </w:num>
  <w:num w:numId="15">
    <w:abstractNumId w:val="3"/>
  </w:num>
  <w:num w:numId="16">
    <w:abstractNumId w:val="4"/>
  </w:num>
  <w:num w:numId="17">
    <w:abstractNumId w:val="5"/>
  </w:num>
  <w:num w:numId="18">
    <w:abstractNumId w:val="6"/>
  </w:num>
  <w:num w:numId="19">
    <w:abstractNumId w:val="16"/>
  </w:num>
  <w:num w:numId="20">
    <w:abstractNumId w:val="18"/>
  </w:num>
  <w:num w:numId="21">
    <w:abstractNumId w:val="2"/>
  </w:num>
  <w:num w:numId="22">
    <w:abstractNumId w:val="7"/>
  </w:num>
  <w:num w:numId="23">
    <w:abstractNumId w:val="8"/>
  </w:num>
  <w:num w:numId="2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Irving Dominguez">
    <w15:presenceInfo w15:providerId="None" w15:userId="Irving Domingu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FBC"/>
    <w:rsid w:val="00016565"/>
    <w:rsid w:val="00034CBF"/>
    <w:rsid w:val="00094D53"/>
    <w:rsid w:val="000C7302"/>
    <w:rsid w:val="00113ACA"/>
    <w:rsid w:val="00114A5A"/>
    <w:rsid w:val="00132074"/>
    <w:rsid w:val="001655CA"/>
    <w:rsid w:val="001825AE"/>
    <w:rsid w:val="001D0769"/>
    <w:rsid w:val="001D5432"/>
    <w:rsid w:val="001D6E5E"/>
    <w:rsid w:val="0023306A"/>
    <w:rsid w:val="002707FF"/>
    <w:rsid w:val="002B6125"/>
    <w:rsid w:val="00307EAB"/>
    <w:rsid w:val="00310271"/>
    <w:rsid w:val="003753CA"/>
    <w:rsid w:val="00387BDB"/>
    <w:rsid w:val="0039594D"/>
    <w:rsid w:val="003A163A"/>
    <w:rsid w:val="0042128E"/>
    <w:rsid w:val="00446AA6"/>
    <w:rsid w:val="004704E2"/>
    <w:rsid w:val="00473BFF"/>
    <w:rsid w:val="004C09C1"/>
    <w:rsid w:val="00502FBC"/>
    <w:rsid w:val="00504520"/>
    <w:rsid w:val="00514314"/>
    <w:rsid w:val="005228DB"/>
    <w:rsid w:val="00615F0A"/>
    <w:rsid w:val="00637177"/>
    <w:rsid w:val="00673EDD"/>
    <w:rsid w:val="006A46DE"/>
    <w:rsid w:val="00702CFF"/>
    <w:rsid w:val="007B3C2F"/>
    <w:rsid w:val="00872585"/>
    <w:rsid w:val="008731D2"/>
    <w:rsid w:val="008C143B"/>
    <w:rsid w:val="008D0D2E"/>
    <w:rsid w:val="008E444D"/>
    <w:rsid w:val="0093465D"/>
    <w:rsid w:val="009400E2"/>
    <w:rsid w:val="00943BD6"/>
    <w:rsid w:val="009512C0"/>
    <w:rsid w:val="00956B27"/>
    <w:rsid w:val="00964303"/>
    <w:rsid w:val="009940D8"/>
    <w:rsid w:val="009A53E8"/>
    <w:rsid w:val="00A05439"/>
    <w:rsid w:val="00A31959"/>
    <w:rsid w:val="00A57EB7"/>
    <w:rsid w:val="00AA5160"/>
    <w:rsid w:val="00AA7C0B"/>
    <w:rsid w:val="00AC688E"/>
    <w:rsid w:val="00AD2FD5"/>
    <w:rsid w:val="00B0491B"/>
    <w:rsid w:val="00B11007"/>
    <w:rsid w:val="00B60AD5"/>
    <w:rsid w:val="00B66526"/>
    <w:rsid w:val="00B963F0"/>
    <w:rsid w:val="00BA5122"/>
    <w:rsid w:val="00BD7341"/>
    <w:rsid w:val="00BF3A74"/>
    <w:rsid w:val="00BF53F9"/>
    <w:rsid w:val="00C5443F"/>
    <w:rsid w:val="00C70A61"/>
    <w:rsid w:val="00C75D1C"/>
    <w:rsid w:val="00CB68CF"/>
    <w:rsid w:val="00CE4E78"/>
    <w:rsid w:val="00D118AC"/>
    <w:rsid w:val="00D25754"/>
    <w:rsid w:val="00D44251"/>
    <w:rsid w:val="00D46D1C"/>
    <w:rsid w:val="00DD6C66"/>
    <w:rsid w:val="00DF1D72"/>
    <w:rsid w:val="00E16892"/>
    <w:rsid w:val="00E341FF"/>
    <w:rsid w:val="00EE0D79"/>
    <w:rsid w:val="00EF682F"/>
    <w:rsid w:val="00F223B8"/>
    <w:rsid w:val="00F44CA8"/>
    <w:rsid w:val="00F522D3"/>
    <w:rsid w:val="00FB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FBC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02FB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14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A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A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A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A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A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73E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4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6DE"/>
  </w:style>
  <w:style w:type="paragraph" w:styleId="Footer">
    <w:name w:val="footer"/>
    <w:basedOn w:val="Normal"/>
    <w:link w:val="FooterChar"/>
    <w:uiPriority w:val="99"/>
    <w:unhideWhenUsed/>
    <w:rsid w:val="006A4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6DE"/>
  </w:style>
  <w:style w:type="paragraph" w:styleId="Revision">
    <w:name w:val="Revision"/>
    <w:hidden/>
    <w:uiPriority w:val="99"/>
    <w:semiHidden/>
    <w:rsid w:val="006A46DE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387B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FBC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02FB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14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A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A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A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A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A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73E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4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6DE"/>
  </w:style>
  <w:style w:type="paragraph" w:styleId="Footer">
    <w:name w:val="footer"/>
    <w:basedOn w:val="Normal"/>
    <w:link w:val="FooterChar"/>
    <w:uiPriority w:val="99"/>
    <w:unhideWhenUsed/>
    <w:rsid w:val="006A4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6DE"/>
  </w:style>
  <w:style w:type="paragraph" w:styleId="Revision">
    <w:name w:val="Revision"/>
    <w:hidden/>
    <w:uiPriority w:val="99"/>
    <w:semiHidden/>
    <w:rsid w:val="006A46DE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387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package" Target="embeddings/Microsoft_Excel_Worksheet2.xlsx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1.xlsx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3E2038-E2E3-460B-A6C7-94DAE4051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EOHHS</Company>
  <LinksUpToDate>false</LinksUpToDate>
  <CharactersWithSpaces>7687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Irving Dominguez</dc:creator>
  <cp:lastModifiedBy>EOHHS</cp:lastModifiedBy>
  <cp:revision>31</cp:revision>
  <cp:lastPrinted>2018-04-09T12:57:00Z</cp:lastPrinted>
  <dcterms:created xsi:type="dcterms:W3CDTF">2018-04-18T20:39:00Z</dcterms:created>
  <dcterms:modified xsi:type="dcterms:W3CDTF">2018-05-17T22:22:00Z</dcterms:modified>
</cp:coreProperties>
</file>